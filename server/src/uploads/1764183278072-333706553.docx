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PENGGUNAAN </w:t>
      </w:r>
      <w:r w:rsidDel="00000000" w:rsidR="00000000" w:rsidRPr="00000000">
        <w:rPr>
          <w:rFonts w:ascii="Times New Roman" w:cs="Times New Roman" w:eastAsia="Times New Roman" w:hAnsi="Times New Roman"/>
          <w:b w:val="1"/>
          <w:sz w:val="32"/>
          <w:szCs w:val="32"/>
          <w:rtl w:val="0"/>
        </w:rPr>
        <w:t xml:space="preserve">NANAS SEBAGAI ALAT PEMBERSIH BESI DARI KARAT / KOROSI</w:t>
      </w:r>
    </w:p>
    <w:p w:rsidR="00000000" w:rsidDel="00000000" w:rsidP="00000000" w:rsidRDefault="00000000" w:rsidRPr="00000000" w14:paraId="00000002">
      <w:pPr>
        <w:jc w:val="center"/>
        <w:rPr>
          <w:b w:val="1"/>
          <w:sz w:val="40"/>
          <w:szCs w:val="40"/>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Karya Tulis Ilmiah</w:t>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Diajukan untuk memenuhi salah satu syarat kenaikan kelas</w:t>
      </w:r>
    </w:p>
    <w:p w:rsidR="00000000" w:rsidDel="00000000" w:rsidP="00000000" w:rsidRDefault="00000000" w:rsidRPr="00000000" w14:paraId="00000005">
      <w:pPr>
        <w:jc w:val="center"/>
        <w:rPr>
          <w:sz w:val="24"/>
          <w:szCs w:val="24"/>
        </w:rPr>
      </w:pPr>
      <w:r w:rsidDel="00000000" w:rsidR="00000000" w:rsidRPr="00000000">
        <w:rPr>
          <w:rtl w:val="0"/>
        </w:rPr>
      </w:r>
    </w:p>
    <w:p w:rsidR="00000000" w:rsidDel="00000000" w:rsidP="00000000" w:rsidRDefault="00000000" w:rsidRPr="00000000" w14:paraId="00000006">
      <w:pPr>
        <w:jc w:val="center"/>
        <w:rPr>
          <w:sz w:val="24"/>
          <w:szCs w:val="24"/>
        </w:rPr>
      </w:pPr>
      <w:r w:rsidDel="00000000" w:rsidR="00000000" w:rsidRPr="00000000">
        <w:rPr>
          <w:rtl w:val="0"/>
        </w:rPr>
      </w:r>
    </w:p>
    <w:p w:rsidR="00000000" w:rsidDel="00000000" w:rsidP="00000000" w:rsidRDefault="00000000" w:rsidRPr="00000000" w14:paraId="00000007">
      <w:pPr>
        <w:jc w:val="center"/>
        <w:rPr>
          <w:sz w:val="24"/>
          <w:szCs w:val="24"/>
        </w:rPr>
      </w:pPr>
      <w:r w:rsidDel="00000000" w:rsidR="00000000" w:rsidRPr="00000000">
        <w:rPr>
          <w:sz w:val="24"/>
          <w:szCs w:val="24"/>
        </w:rPr>
        <w:drawing>
          <wp:inline distB="0" distT="0" distL="0" distR="0">
            <wp:extent cx="1428750" cy="1390650"/>
            <wp:effectExtent b="0" l="0" r="0" t="0"/>
            <wp:docPr descr="M:\download (15).jpg" id="2" name="image1.jpg"/>
            <a:graphic>
              <a:graphicData uri="http://schemas.openxmlformats.org/drawingml/2006/picture">
                <pic:pic>
                  <pic:nvPicPr>
                    <pic:cNvPr descr="M:\download (15).jpg" id="0" name="image1.jpg"/>
                    <pic:cNvPicPr preferRelativeResize="0"/>
                  </pic:nvPicPr>
                  <pic:blipFill>
                    <a:blip r:embed="rId7"/>
                    <a:srcRect b="0" l="0" r="0" t="0"/>
                    <a:stretch>
                      <a:fillRect/>
                    </a:stretch>
                  </pic:blipFill>
                  <pic:spPr>
                    <a:xfrm>
                      <a:off x="0" y="0"/>
                      <a:ext cx="1428750"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Oleh:</w:t>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Muhammad Fachry Shalahuddin Rusamsi (2021400371)</w:t>
      </w:r>
    </w:p>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Syamil Ar-Rayyan Fikri (2021400382)</w:t>
      </w:r>
    </w:p>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Ahmad Abdurrahman (2021400003)</w:t>
      </w:r>
    </w:p>
    <w:p w:rsidR="00000000" w:rsidDel="00000000" w:rsidP="00000000" w:rsidRDefault="00000000" w:rsidRPr="00000000" w14:paraId="0000000D">
      <w:pPr>
        <w:jc w:val="center"/>
        <w:rPr>
          <w:sz w:val="24"/>
          <w:szCs w:val="2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SEKOLAH MENENGAH  ATAS ISLAM TERPADU (SMAIT)</w:t>
      </w:r>
    </w:p>
    <w:p w:rsidR="00000000" w:rsidDel="00000000" w:rsidP="00000000" w:rsidRDefault="00000000" w:rsidRPr="00000000" w14:paraId="0000000F">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ASSYIFA BOARDING SCHOOL</w:t>
      </w:r>
    </w:p>
    <w:p w:rsidR="00000000" w:rsidDel="00000000" w:rsidP="00000000" w:rsidRDefault="00000000" w:rsidRPr="00000000" w14:paraId="00000010">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sz w:val="24"/>
          <w:szCs w:val="24"/>
          <w:rtl w:val="0"/>
        </w:rPr>
        <w:t xml:space="preserve">Tahun Pelajaran 2022/2023</w:t>
      </w:r>
      <w:r w:rsidDel="00000000" w:rsidR="00000000" w:rsidRPr="00000000">
        <w:rPr>
          <w:rtl w:val="0"/>
        </w:rPr>
      </w:r>
    </w:p>
    <w:p w:rsidR="00000000" w:rsidDel="00000000" w:rsidP="00000000" w:rsidRDefault="00000000" w:rsidRPr="00000000" w14:paraId="00000011">
      <w:pPr>
        <w:jc w:val="center"/>
        <w:rPr>
          <w:b w:val="1"/>
          <w:sz w:val="32"/>
          <w:szCs w:val="32"/>
        </w:rPr>
      </w:pPr>
      <w:r w:rsidDel="00000000" w:rsidR="00000000" w:rsidRPr="00000000">
        <w:rPr>
          <w:rtl w:val="0"/>
        </w:rPr>
      </w:r>
    </w:p>
    <w:p w:rsidR="00000000" w:rsidDel="00000000" w:rsidP="00000000" w:rsidRDefault="00000000" w:rsidRPr="00000000" w14:paraId="00000012">
      <w:pPr>
        <w:jc w:val="center"/>
        <w:rPr>
          <w:b w:val="1"/>
          <w:sz w:val="32"/>
          <w:szCs w:val="32"/>
        </w:rPr>
      </w:pPr>
      <w:r w:rsidDel="00000000" w:rsidR="00000000" w:rsidRPr="00000000">
        <w:rPr>
          <w:rtl w:val="0"/>
        </w:rPr>
      </w:r>
    </w:p>
    <w:p w:rsidR="00000000" w:rsidDel="00000000" w:rsidP="00000000" w:rsidRDefault="00000000" w:rsidRPr="00000000" w14:paraId="00000013">
      <w:pPr>
        <w:jc w:val="center"/>
        <w:rPr>
          <w:b w:val="1"/>
          <w:sz w:val="32"/>
          <w:szCs w:val="32"/>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PENGGUNAAN NANAS SEBAGAI ALAT PEMBERSIH BESI DARI KARAT / KOROSI</w:t>
      </w:r>
    </w:p>
    <w:p w:rsidR="00000000" w:rsidDel="00000000" w:rsidP="00000000" w:rsidRDefault="00000000" w:rsidRPr="00000000" w14:paraId="0000001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Disetujui dan disahkan oleh:</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Pembimbing</w:t>
      </w:r>
    </w:p>
    <w:p w:rsidR="00000000" w:rsidDel="00000000" w:rsidP="00000000" w:rsidRDefault="00000000" w:rsidRPr="00000000" w14:paraId="0000001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Doni Nurhidayat S.Pd.</w:t>
      </w:r>
    </w:p>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 </w:t>
      </w:r>
    </w:p>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Mengetahui,</w:t>
      </w:r>
    </w:p>
    <w:p w:rsidR="00000000" w:rsidDel="00000000" w:rsidP="00000000" w:rsidRDefault="00000000" w:rsidRPr="00000000" w14:paraId="0000002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Kepala SMAIT As-Syifa Boarding School</w:t>
      </w:r>
    </w:p>
    <w:p w:rsidR="00000000" w:rsidDel="00000000" w:rsidP="00000000" w:rsidRDefault="00000000" w:rsidRPr="00000000" w14:paraId="0000002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Burhanuddin Muttaqien, S.Si.</w:t>
      </w:r>
    </w:p>
    <w:p w:rsidR="00000000" w:rsidDel="00000000" w:rsidP="00000000" w:rsidRDefault="00000000" w:rsidRPr="00000000" w14:paraId="0000002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w:t>
      </w:r>
    </w:p>
    <w:p w:rsidR="00000000" w:rsidDel="00000000" w:rsidP="00000000" w:rsidRDefault="00000000" w:rsidRPr="00000000" w14:paraId="0000002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KATA PENGANTAR</w:t>
      </w:r>
    </w:p>
    <w:p w:rsidR="00000000" w:rsidDel="00000000" w:rsidP="00000000" w:rsidRDefault="00000000" w:rsidRPr="00000000" w14:paraId="0000002F">
      <w:pPr>
        <w:spacing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Bismillahirrahmanirrahim.</w:t>
      </w:r>
    </w:p>
    <w:p w:rsidR="00000000" w:rsidDel="00000000" w:rsidP="00000000" w:rsidRDefault="00000000" w:rsidRPr="00000000" w14:paraId="00000031">
      <w:pPr>
        <w:spacing w:after="0" w:line="276" w:lineRule="auto"/>
        <w:ind w:firstLine="720"/>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Segala puji hanya milik Allah Swt. Pemilik segala sumber ilmu pengetahuan. Shalawat serta salam selalu tercurah kepada Rasulullah Muhammad SAW. </w:t>
      </w:r>
      <w:r w:rsidDel="00000000" w:rsidR="00000000" w:rsidRPr="00000000">
        <w:rPr>
          <w:rFonts w:ascii="Times New Roman" w:cs="Times New Roman" w:eastAsia="Times New Roman" w:hAnsi="Times New Roman"/>
          <w:i w:val="1"/>
          <w:sz w:val="24"/>
          <w:szCs w:val="24"/>
          <w:rtl w:val="0"/>
        </w:rPr>
        <w:t xml:space="preserve">Allahumma shalli ala Muhammad. </w:t>
      </w:r>
      <w:r w:rsidDel="00000000" w:rsidR="00000000" w:rsidRPr="00000000">
        <w:rPr>
          <w:rFonts w:ascii="Times New Roman" w:cs="Times New Roman" w:eastAsia="Times New Roman" w:hAnsi="Times New Roman"/>
          <w:sz w:val="24"/>
          <w:szCs w:val="24"/>
          <w:rtl w:val="0"/>
        </w:rPr>
        <w:t xml:space="preserve">Alhamdulillahirabbil alamin, setelah perjuangan panjang, KTI ini dapat terselesaikan dengan masih banyaknya kekurangan. Adapun isi KTI ini adalah suatu kajian tentang </w:t>
      </w:r>
      <w:r w:rsidDel="00000000" w:rsidR="00000000" w:rsidRPr="00000000">
        <w:rPr>
          <w:rFonts w:ascii="Times New Roman" w:cs="Times New Roman" w:eastAsia="Times New Roman" w:hAnsi="Times New Roman"/>
          <w:b w:val="1"/>
          <w:sz w:val="24"/>
          <w:szCs w:val="24"/>
          <w:rtl w:val="0"/>
        </w:rPr>
        <w:t xml:space="preserve">Penggunaan Nanas Sebagai Alat Pembersih Besi Dari Karat / Korosi.</w:t>
      </w:r>
      <w:r w:rsidDel="00000000" w:rsidR="00000000" w:rsidRPr="00000000">
        <w:rPr>
          <w:rFonts w:ascii="Times New Roman" w:cs="Times New Roman" w:eastAsia="Times New Roman" w:hAnsi="Times New Roman"/>
          <w:sz w:val="24"/>
          <w:szCs w:val="24"/>
          <w:rtl w:val="0"/>
        </w:rPr>
        <w:t xml:space="preserve"> Terselesaikannya KTI ini tidaklah lepas dari dukungan dari berbagai pihak. Oleh karena itu, kami selaku penyusun mengucapkan terimakasih yang sebesar-besarnya untuk kedua orang tua kami yang selalu mendukung dan mendoakan kelancaran urusan kami. Juga kepada guru-guru kami yang telah bersedia mengajarkan kami dari nol. Terutama kepada pembimbing kami, </w:t>
      </w:r>
      <w:r w:rsidDel="00000000" w:rsidR="00000000" w:rsidRPr="00000000">
        <w:rPr>
          <w:rFonts w:ascii="Times New Roman" w:cs="Times New Roman" w:eastAsia="Times New Roman" w:hAnsi="Times New Roman"/>
          <w:b w:val="1"/>
          <w:sz w:val="24"/>
          <w:szCs w:val="24"/>
          <w:rtl w:val="0"/>
        </w:rPr>
        <w:t xml:space="preserve">Bapak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Doni Nurhidayat</w:t>
      </w:r>
      <w:r w:rsidDel="00000000" w:rsidR="00000000" w:rsidRPr="00000000">
        <w:rPr>
          <w:rFonts w:ascii="Times New Roman" w:cs="Times New Roman" w:eastAsia="Times New Roman" w:hAnsi="Times New Roman"/>
          <w:sz w:val="24"/>
          <w:szCs w:val="24"/>
          <w:rtl w:val="0"/>
        </w:rPr>
        <w:t xml:space="preserve"> yang telah meluangkan waktunya untuk membimbing kami dalam menyusun KTI ini dan tak luput kami meminta maaf atas kekurangan dalam penyusunan KTI ini. Kami selaku penyusun berharap hasil pengkajian ini dapat bermanfaat bagi berbagai pihak.Atas perhatiannya, kami ucapkan terima kasih.</w:t>
      </w:r>
    </w:p>
    <w:p w:rsidR="00000000" w:rsidDel="00000000" w:rsidP="00000000" w:rsidRDefault="00000000" w:rsidRPr="00000000" w14:paraId="00000032">
      <w:pPr>
        <w:jc w:val="center"/>
        <w:rPr>
          <w:b w:val="1"/>
          <w:sz w:val="32"/>
          <w:szCs w:val="32"/>
        </w:rPr>
      </w:pPr>
      <w:r w:rsidDel="00000000" w:rsidR="00000000" w:rsidRPr="00000000">
        <w:rPr>
          <w:rtl w:val="0"/>
        </w:rPr>
      </w:r>
    </w:p>
    <w:p w:rsidR="00000000" w:rsidDel="00000000" w:rsidP="00000000" w:rsidRDefault="00000000" w:rsidRPr="00000000" w14:paraId="00000033">
      <w:pPr>
        <w:jc w:val="center"/>
        <w:rPr>
          <w:b w:val="1"/>
          <w:sz w:val="32"/>
          <w:szCs w:val="32"/>
        </w:rPr>
      </w:pPr>
      <w:r w:rsidDel="00000000" w:rsidR="00000000" w:rsidRPr="00000000">
        <w:rPr>
          <w:rtl w:val="0"/>
        </w:rPr>
      </w:r>
    </w:p>
    <w:p w:rsidR="00000000" w:rsidDel="00000000" w:rsidP="00000000" w:rsidRDefault="00000000" w:rsidRPr="00000000" w14:paraId="00000034">
      <w:pPr>
        <w:jc w:val="center"/>
        <w:rPr>
          <w:b w:val="1"/>
          <w:sz w:val="32"/>
          <w:szCs w:val="32"/>
        </w:rPr>
      </w:pPr>
      <w:r w:rsidDel="00000000" w:rsidR="00000000" w:rsidRPr="00000000">
        <w:rPr>
          <w:rtl w:val="0"/>
        </w:rPr>
      </w:r>
    </w:p>
    <w:p w:rsidR="00000000" w:rsidDel="00000000" w:rsidP="00000000" w:rsidRDefault="00000000" w:rsidRPr="00000000" w14:paraId="00000035">
      <w:pPr>
        <w:jc w:val="center"/>
        <w:rPr>
          <w:b w:val="1"/>
          <w:sz w:val="32"/>
          <w:szCs w:val="32"/>
        </w:rPr>
      </w:pPr>
      <w:r w:rsidDel="00000000" w:rsidR="00000000" w:rsidRPr="00000000">
        <w:rPr>
          <w:rtl w:val="0"/>
        </w:rPr>
      </w:r>
    </w:p>
    <w:p w:rsidR="00000000" w:rsidDel="00000000" w:rsidP="00000000" w:rsidRDefault="00000000" w:rsidRPr="00000000" w14:paraId="00000036">
      <w:pPr>
        <w:jc w:val="center"/>
        <w:rPr>
          <w:b w:val="1"/>
          <w:sz w:val="32"/>
          <w:szCs w:val="32"/>
        </w:rPr>
      </w:pPr>
      <w:r w:rsidDel="00000000" w:rsidR="00000000" w:rsidRPr="00000000">
        <w:rPr>
          <w:rtl w:val="0"/>
        </w:rPr>
      </w:r>
    </w:p>
    <w:p w:rsidR="00000000" w:rsidDel="00000000" w:rsidP="00000000" w:rsidRDefault="00000000" w:rsidRPr="00000000" w14:paraId="00000037">
      <w:pPr>
        <w:jc w:val="center"/>
        <w:rPr>
          <w:b w:val="1"/>
          <w:sz w:val="32"/>
          <w:szCs w:val="32"/>
        </w:rPr>
      </w:pPr>
      <w:r w:rsidDel="00000000" w:rsidR="00000000" w:rsidRPr="00000000">
        <w:rPr>
          <w:rtl w:val="0"/>
        </w:rPr>
      </w:r>
    </w:p>
    <w:p w:rsidR="00000000" w:rsidDel="00000000" w:rsidP="00000000" w:rsidRDefault="00000000" w:rsidRPr="00000000" w14:paraId="00000038">
      <w:pPr>
        <w:jc w:val="center"/>
        <w:rPr>
          <w:b w:val="1"/>
          <w:sz w:val="32"/>
          <w:szCs w:val="32"/>
        </w:rPr>
      </w:pPr>
      <w:r w:rsidDel="00000000" w:rsidR="00000000" w:rsidRPr="00000000">
        <w:rPr>
          <w:rtl w:val="0"/>
        </w:rPr>
      </w:r>
    </w:p>
    <w:p w:rsidR="00000000" w:rsidDel="00000000" w:rsidP="00000000" w:rsidRDefault="00000000" w:rsidRPr="00000000" w14:paraId="00000039">
      <w:pPr>
        <w:jc w:val="center"/>
        <w:rPr>
          <w:b w:val="1"/>
          <w:sz w:val="32"/>
          <w:szCs w:val="32"/>
        </w:rPr>
      </w:pPr>
      <w:r w:rsidDel="00000000" w:rsidR="00000000" w:rsidRPr="00000000">
        <w:rPr>
          <w:rtl w:val="0"/>
        </w:rPr>
      </w:r>
    </w:p>
    <w:p w:rsidR="00000000" w:rsidDel="00000000" w:rsidP="00000000" w:rsidRDefault="00000000" w:rsidRPr="00000000" w14:paraId="0000003A">
      <w:pPr>
        <w:jc w:val="center"/>
        <w:rPr>
          <w:b w:val="1"/>
          <w:sz w:val="32"/>
          <w:szCs w:val="32"/>
        </w:rPr>
      </w:pPr>
      <w:r w:rsidDel="00000000" w:rsidR="00000000" w:rsidRPr="00000000">
        <w:rPr>
          <w:rtl w:val="0"/>
        </w:rPr>
      </w:r>
    </w:p>
    <w:p w:rsidR="00000000" w:rsidDel="00000000" w:rsidP="00000000" w:rsidRDefault="00000000" w:rsidRPr="00000000" w14:paraId="0000003B">
      <w:pPr>
        <w:jc w:val="center"/>
        <w:rPr>
          <w:b w:val="1"/>
          <w:sz w:val="32"/>
          <w:szCs w:val="32"/>
        </w:rPr>
      </w:pPr>
      <w:r w:rsidDel="00000000" w:rsidR="00000000" w:rsidRPr="00000000">
        <w:rPr>
          <w:rtl w:val="0"/>
        </w:rPr>
      </w:r>
    </w:p>
    <w:p w:rsidR="00000000" w:rsidDel="00000000" w:rsidP="00000000" w:rsidRDefault="00000000" w:rsidRPr="00000000" w14:paraId="0000003C">
      <w:pPr>
        <w:jc w:val="center"/>
        <w:rPr>
          <w:b w:val="1"/>
          <w:sz w:val="32"/>
          <w:szCs w:val="32"/>
        </w:rPr>
      </w:pPr>
      <w:r w:rsidDel="00000000" w:rsidR="00000000" w:rsidRPr="00000000">
        <w:rPr>
          <w:rtl w:val="0"/>
        </w:rPr>
      </w:r>
    </w:p>
    <w:p w:rsidR="00000000" w:rsidDel="00000000" w:rsidP="00000000" w:rsidRDefault="00000000" w:rsidRPr="00000000" w14:paraId="0000003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ABSTRAK</w:t>
      </w:r>
    </w:p>
    <w:p w:rsidR="00000000" w:rsidDel="00000000" w:rsidP="00000000" w:rsidRDefault="00000000" w:rsidRPr="00000000" w14:paraId="0000003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F">
      <w:pPr>
        <w:spacing w:line="360" w:lineRule="auto"/>
        <w:jc w:val="both"/>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sz w:val="24"/>
          <w:szCs w:val="24"/>
          <w:rtl w:val="0"/>
        </w:rPr>
        <w:t xml:space="preserve">          Dalam kehidupan sehari-hari, benda-benda logam yang ada di lingkungan sekitar, misalnya pagar halaman, pisau, paku, kawat, kerangka gedung bertingkat, kapal, dan berbagai jenis kendaraan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Penelitian ini bertujuan untuk mengetahui efektivitas dari ekstrak nanas pada besi berkarat. Penelitian ini akan menjelaskan secara rinci apakah nanas bisa menjadi alat pembersih besi dari karat.Kami menggunakan metode </w:t>
      </w:r>
      <w:r w:rsidDel="00000000" w:rsidR="00000000" w:rsidRPr="00000000">
        <w:rPr>
          <w:rFonts w:ascii="Times New Roman" w:cs="Times New Roman" w:eastAsia="Times New Roman" w:hAnsi="Times New Roman"/>
          <w:color w:val="202122"/>
          <w:sz w:val="24"/>
          <w:szCs w:val="24"/>
          <w:rtl w:val="0"/>
        </w:rPr>
        <w:t xml:space="preserve">penelitian kualitatif yang bermaksud untuk memahami fenomena tentang apa yang dialami oleh subjek. Adapun subjek yang diteliti adalah paku berkarat yang direndam oleh rebusan nanas dan alkohol. Hasilnya adalah terbukti rebusan nanas dan alkohol mampu mengurangi karat meski butuh waktu yang lebih lama.</w:t>
      </w:r>
    </w:p>
    <w:p w:rsidR="00000000" w:rsidDel="00000000" w:rsidP="00000000" w:rsidRDefault="00000000" w:rsidRPr="00000000" w14:paraId="00000040">
      <w:pPr>
        <w:spacing w:line="360" w:lineRule="auto"/>
        <w:jc w:val="both"/>
        <w:rPr>
          <w:rFonts w:ascii="Times New Roman" w:cs="Times New Roman" w:eastAsia="Times New Roman" w:hAnsi="Times New Roman"/>
          <w:color w:val="202122"/>
          <w:sz w:val="24"/>
          <w:szCs w:val="24"/>
        </w:rPr>
      </w:pPr>
      <w:r w:rsidDel="00000000" w:rsidR="00000000" w:rsidRPr="00000000">
        <w:rPr>
          <w:rtl w:val="0"/>
        </w:rPr>
      </w:r>
    </w:p>
    <w:p w:rsidR="00000000" w:rsidDel="00000000" w:rsidP="00000000" w:rsidRDefault="00000000" w:rsidRPr="00000000" w14:paraId="00000041">
      <w:pPr>
        <w:spacing w:line="360" w:lineRule="auto"/>
        <w:jc w:val="both"/>
        <w:rPr>
          <w:rFonts w:ascii="Times New Roman" w:cs="Times New Roman" w:eastAsia="Times New Roman" w:hAnsi="Times New Roman"/>
          <w:b w:val="1"/>
          <w:color w:val="202122"/>
          <w:sz w:val="24"/>
          <w:szCs w:val="24"/>
        </w:rPr>
      </w:pPr>
      <w:r w:rsidDel="00000000" w:rsidR="00000000" w:rsidRPr="00000000">
        <w:rPr>
          <w:rFonts w:ascii="Times New Roman" w:cs="Times New Roman" w:eastAsia="Times New Roman" w:hAnsi="Times New Roman"/>
          <w:b w:val="1"/>
          <w:color w:val="202122"/>
          <w:sz w:val="24"/>
          <w:szCs w:val="24"/>
          <w:rtl w:val="0"/>
        </w:rPr>
        <w:t xml:space="preserve">Kata Kunci : Nanas, Alkohol, Karat</w:t>
      </w:r>
    </w:p>
    <w:p w:rsidR="00000000" w:rsidDel="00000000" w:rsidP="00000000" w:rsidRDefault="00000000" w:rsidRPr="00000000" w14:paraId="0000004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4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left"/>
        <w:rPr>
          <w:rFonts w:ascii="Times New Roman" w:cs="Times New Roman" w:eastAsia="Times New Roman" w:hAnsi="Times New Roman"/>
          <w:b w:val="1"/>
          <w:sz w:val="28"/>
          <w:szCs w:val="28"/>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59" w:lineRule="auto"/>
            <w:ind w:left="0" w:right="0" w:firstLine="0"/>
            <w:jc w:val="left"/>
            <w:rPr>
              <w:rFonts w:ascii="Times New Roman" w:cs="Times New Roman" w:eastAsia="Times New Roman" w:hAnsi="Times New Roman"/>
            </w:rPr>
          </w:pPr>
          <w:r w:rsidDel="00000000" w:rsidR="00000000" w:rsidRPr="00000000">
            <w:fldChar w:fldCharType="begin"/>
            <w:instrText xml:space="preserve"> TOC \h \u \z </w:instrText>
            <w:fldChar w:fldCharType="separate"/>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59" w:lineRule="auto"/>
            <w:ind w:left="0" w:right="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DAFTAR ISI</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59"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LEMBAR PENGESAHAN                                                                                                 ii</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59"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1fob9te">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KATA PENGANTAR</w:t>
              <w:tab/>
            </w:r>
          </w:hyperlink>
          <w:r w:rsidDel="00000000" w:rsidR="00000000" w:rsidRPr="00000000">
            <w:rPr>
              <w:rFonts w:ascii="Times New Roman" w:cs="Times New Roman" w:eastAsia="Times New Roman" w:hAnsi="Times New Roman"/>
              <w:rtl w:val="0"/>
            </w:rPr>
            <w:t xml:space="preserve">iii</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59"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3znysh7">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ABSTRAK</w:t>
              <w:tab/>
            </w:r>
          </w:hyperlink>
          <w:r w:rsidDel="00000000" w:rsidR="00000000" w:rsidRPr="00000000">
            <w:rPr>
              <w:rFonts w:ascii="Times New Roman" w:cs="Times New Roman" w:eastAsia="Times New Roman" w:hAnsi="Times New Roman"/>
              <w:rtl w:val="0"/>
            </w:rPr>
            <w:t xml:space="preserve">iv</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59" w:lineRule="auto"/>
            <w:ind w:left="0" w:right="0" w:firstLine="0"/>
            <w:jc w:val="left"/>
            <w:rPr>
              <w:rFonts w:ascii="Times New Roman" w:cs="Times New Roman" w:eastAsia="Times New Roman" w:hAnsi="Times New Roman"/>
            </w:rPr>
          </w:pPr>
          <w:hyperlink w:anchor="_heading=h.2et92p0">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DAFTAR ISI</w:t>
              <w:tab/>
            </w:r>
          </w:hyperlink>
          <w:r w:rsidDel="00000000" w:rsidR="00000000" w:rsidRPr="00000000">
            <w:rPr>
              <w:rFonts w:ascii="Times New Roman" w:cs="Times New Roman" w:eastAsia="Times New Roman" w:hAnsi="Times New Roman"/>
              <w:rtl w:val="0"/>
            </w:rPr>
            <w:t xml:space="preserve">v</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59"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DAFTAR TABEL                                                                                                                vi</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59"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tyjcwt">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BAB I</w:t>
              <w:tab/>
            </w:r>
          </w:hyperlink>
          <w:r w:rsidDel="00000000" w:rsidR="00000000" w:rsidRPr="00000000">
            <w:rPr>
              <w:rFonts w:ascii="Times New Roman" w:cs="Times New Roman" w:eastAsia="Times New Roman" w:hAnsi="Times New Roman"/>
              <w:rtl w:val="0"/>
            </w:rPr>
            <w:t xml:space="preserve">1</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59"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3dy6vkm">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PENDAHULUAN</w:t>
              <w:tab/>
            </w:r>
          </w:hyperlink>
          <w:r w:rsidDel="00000000" w:rsidR="00000000" w:rsidRPr="00000000">
            <w:rPr>
              <w:rFonts w:ascii="Times New Roman" w:cs="Times New Roman" w:eastAsia="Times New Roman" w:hAnsi="Times New Roman"/>
              <w:rtl w:val="0"/>
            </w:rPr>
            <w:t xml:space="preserve">1</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660"/>
              <w:tab w:val="right" w:pos="9016"/>
            </w:tabs>
            <w:spacing w:after="100" w:before="0" w:line="259"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1t3h5sf">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1.1 Latar Belakang</w:t>
              <w:tab/>
            </w:r>
          </w:hyperlink>
          <w:r w:rsidDel="00000000" w:rsidR="00000000" w:rsidRPr="00000000">
            <w:rPr>
              <w:rFonts w:ascii="Times New Roman" w:cs="Times New Roman" w:eastAsia="Times New Roman" w:hAnsi="Times New Roman"/>
              <w:rtl w:val="0"/>
            </w:rPr>
            <w:t xml:space="preserve">1</w:t>
          </w:r>
          <w:r w:rsidDel="00000000" w:rsidR="00000000" w:rsidRPr="00000000">
            <w:rPr>
              <w:rtl w:val="0"/>
            </w:rPr>
          </w:r>
        </w:p>
        <w:p w:rsidR="00000000" w:rsidDel="00000000" w:rsidP="00000000" w:rsidRDefault="00000000" w:rsidRPr="00000000" w14:paraId="0000005B">
          <w:pPr>
            <w:tabs>
              <w:tab w:val="right" w:pos="9016"/>
            </w:tabs>
            <w:spacing w:after="10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1.2 Rumusan Masalah</w:t>
          </w:r>
          <w:hyperlink w:anchor="_heading=h.4d34og8">
            <w:r w:rsidDel="00000000" w:rsidR="00000000" w:rsidRPr="00000000">
              <w:rPr>
                <w:rFonts w:ascii="Times New Roman" w:cs="Times New Roman" w:eastAsia="Times New Roman" w:hAnsi="Times New Roman"/>
                <w:rtl w:val="0"/>
              </w:rPr>
              <w:tab/>
            </w:r>
          </w:hyperlink>
          <w:r w:rsidDel="00000000" w:rsidR="00000000" w:rsidRPr="00000000">
            <w:rPr>
              <w:rtl w:val="0"/>
            </w:rPr>
            <w:t xml:space="preserve">2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59"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vertAlign w:val="baseline"/>
              <w:rtl w:val="0"/>
            </w:rPr>
            <w:t xml:space="preserve">1.3 B</w:t>
          </w:r>
          <w:r w:rsidDel="00000000" w:rsidR="00000000" w:rsidRPr="00000000">
            <w:rPr>
              <w:rFonts w:ascii="Times New Roman" w:cs="Times New Roman" w:eastAsia="Times New Roman" w:hAnsi="Times New Roman"/>
              <w:rtl w:val="0"/>
            </w:rPr>
            <w:t xml:space="preserve">atasan Masalah</w:t>
          </w:r>
          <w:hyperlink w:anchor="_heading=h.4d34og8">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ab/>
            </w:r>
          </w:hyperlink>
          <w:r w:rsidDel="00000000" w:rsidR="00000000" w:rsidRPr="00000000">
            <w:rPr>
              <w:rFonts w:ascii="Times New Roman" w:cs="Times New Roman" w:eastAsia="Times New Roman" w:hAnsi="Times New Roman"/>
              <w:rtl w:val="0"/>
            </w:rPr>
            <w:t xml:space="preserve">2</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59"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2s8eyo1">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w:t>
            </w:r>
          </w:hyperlink>
          <w:hyperlink w:anchor="_heading=h.2s8eyo1">
            <w:r w:rsidDel="00000000" w:rsidR="00000000" w:rsidRPr="00000000">
              <w:rPr>
                <w:rFonts w:ascii="Times New Roman" w:cs="Times New Roman" w:eastAsia="Times New Roman" w:hAnsi="Times New Roman"/>
                <w:rtl w:val="0"/>
              </w:rPr>
              <w:t xml:space="preserve">4</w:t>
            </w:r>
          </w:hyperlink>
          <w:hyperlink w:anchor="_heading=h.2s8eyo1">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Tujuan Penelitian</w:t>
              <w:tab/>
            </w:r>
          </w:hyperlink>
          <w:r w:rsidDel="00000000" w:rsidR="00000000" w:rsidRPr="00000000">
            <w:rPr>
              <w:rFonts w:ascii="Times New Roman" w:cs="Times New Roman" w:eastAsia="Times New Roman" w:hAnsi="Times New Roman"/>
              <w:rtl w:val="0"/>
            </w:rPr>
            <w:t xml:space="preserve">2</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59"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17dp8vu">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w:t>
            </w:r>
          </w:hyperlink>
          <w:hyperlink w:anchor="_heading=h.17dp8vu">
            <w:r w:rsidDel="00000000" w:rsidR="00000000" w:rsidRPr="00000000">
              <w:rPr>
                <w:rFonts w:ascii="Times New Roman" w:cs="Times New Roman" w:eastAsia="Times New Roman" w:hAnsi="Times New Roman"/>
                <w:rtl w:val="0"/>
              </w:rPr>
              <w:t xml:space="preserve">5</w:t>
            </w:r>
          </w:hyperlink>
          <w:hyperlink w:anchor="_heading=h.17dp8vu">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Manfaat Penelitian</w:t>
              <w:tab/>
            </w:r>
          </w:hyperlink>
          <w:r w:rsidDel="00000000" w:rsidR="00000000" w:rsidRPr="00000000">
            <w:rPr>
              <w:rFonts w:ascii="Times New Roman" w:cs="Times New Roman" w:eastAsia="Times New Roman" w:hAnsi="Times New Roman"/>
              <w:rtl w:val="0"/>
            </w:rPr>
            <w:t xml:space="preserve">3</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59"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3rdcrjn">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BAB II</w:t>
              <w:tab/>
            </w:r>
          </w:hyperlink>
          <w:r w:rsidDel="00000000" w:rsidR="00000000" w:rsidRPr="00000000">
            <w:rPr>
              <w:rFonts w:ascii="Times New Roman" w:cs="Times New Roman" w:eastAsia="Times New Roman" w:hAnsi="Times New Roman"/>
              <w:rtl w:val="0"/>
            </w:rPr>
            <w:t xml:space="preserve">4</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59"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26in1r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LANDASAN TEORI</w:t>
              <w:tab/>
            </w:r>
          </w:hyperlink>
          <w:r w:rsidDel="00000000" w:rsidR="00000000" w:rsidRPr="00000000">
            <w:rPr>
              <w:rFonts w:ascii="Times New Roman" w:cs="Times New Roman" w:eastAsia="Times New Roman" w:hAnsi="Times New Roman"/>
              <w:rtl w:val="0"/>
            </w:rPr>
            <w:t xml:space="preserve">4</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660"/>
              <w:tab w:val="right" w:pos="9016"/>
            </w:tabs>
            <w:spacing w:after="100" w:before="0" w:line="259"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lnxbz9">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2.1</w:t>
              <w:tab/>
              <w:t xml:space="preserve">Pengertian </w:t>
            </w:r>
          </w:hyperlink>
          <w:r w:rsidDel="00000000" w:rsidR="00000000" w:rsidRPr="00000000">
            <w:fldChar w:fldCharType="begin"/>
            <w:instrText xml:space="preserve"> PAGEREF _heading=h.lnxbz9 \h </w:instrText>
            <w:fldChar w:fldCharType="separate"/>
          </w:r>
          <w:r w:rsidDel="00000000" w:rsidR="00000000" w:rsidRPr="00000000">
            <w:rPr>
              <w:rFonts w:ascii="Times New Roman" w:cs="Times New Roman" w:eastAsia="Times New Roman" w:hAnsi="Times New Roman"/>
              <w:rtl w:val="0"/>
            </w:rPr>
            <w:t xml:space="preserve">Korosi</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w:t>
            <w:tab/>
          </w:r>
          <w:r w:rsidDel="00000000" w:rsidR="00000000" w:rsidRPr="00000000">
            <w:fldChar w:fldCharType="end"/>
          </w:r>
          <w:r w:rsidDel="00000000" w:rsidR="00000000" w:rsidRPr="00000000">
            <w:rPr>
              <w:rFonts w:ascii="Times New Roman" w:cs="Times New Roman" w:eastAsia="Times New Roman" w:hAnsi="Times New Roman"/>
              <w:rtl w:val="0"/>
            </w:rPr>
            <w:t xml:space="preserve">4</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660"/>
              <w:tab w:val="right" w:pos="9016"/>
            </w:tabs>
            <w:spacing w:after="100" w:before="0" w:line="259"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35nkun2">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2.2</w:t>
            </w:r>
          </w:hyperlink>
          <w:hyperlink w:anchor="_heading=h.35nkun2">
            <w:r w:rsidDel="00000000" w:rsidR="00000000" w:rsidRPr="00000000">
              <w:rPr>
                <w:rFonts w:ascii="Times New Roman" w:cs="Times New Roman" w:eastAsia="Times New Roman" w:hAnsi="Times New Roman"/>
                <w:rtl w:val="0"/>
              </w:rPr>
              <w:t xml:space="preserve">       Pengertian Karat</w:t>
            </w:r>
          </w:hyperlink>
          <w:hyperlink w:anchor="_heading=h.35nkun2">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ab/>
            </w:r>
          </w:hyperlink>
          <w:r w:rsidDel="00000000" w:rsidR="00000000" w:rsidRPr="00000000">
            <w:rPr>
              <w:rFonts w:ascii="Times New Roman" w:cs="Times New Roman" w:eastAsia="Times New Roman" w:hAnsi="Times New Roman"/>
              <w:rtl w:val="0"/>
            </w:rPr>
            <w:t xml:space="preserve">4</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660"/>
              <w:tab w:val="right" w:pos="9016"/>
            </w:tabs>
            <w:spacing w:after="100" w:before="0" w:line="259" w:lineRule="auto"/>
            <w:ind w:left="0" w:right="0" w:firstLine="0"/>
            <w:jc w:val="left"/>
            <w:rPr>
              <w:rFonts w:ascii="Times New Roman" w:cs="Times New Roman" w:eastAsia="Times New Roman" w:hAnsi="Times New Roman"/>
            </w:rPr>
          </w:pPr>
          <w:hyperlink w:anchor="_heading=h.1ksv4uv">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2.3</w:t>
              <w:tab/>
              <w:t xml:space="preserve">P</w:t>
            </w:r>
          </w:hyperlink>
          <w:r w:rsidDel="00000000" w:rsidR="00000000" w:rsidRPr="00000000">
            <w:rPr>
              <w:rFonts w:ascii="Times New Roman" w:cs="Times New Roman" w:eastAsia="Times New Roman" w:hAnsi="Times New Roman"/>
              <w:rtl w:val="0"/>
            </w:rPr>
            <w:t xml:space="preserve">erbedaan Korosi dan Karat                                                                                     5</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660"/>
              <w:tab w:val="right" w:pos="9016"/>
            </w:tabs>
            <w:spacing w:after="100" w:before="0" w:line="259"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2.4       Pengertian Nanas</w:t>
          </w:r>
          <w:hyperlink w:anchor="_heading=h.1ksv4uv">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w:t>
              <w:tab/>
            </w:r>
          </w:hyperlink>
          <w:r w:rsidDel="00000000" w:rsidR="00000000" w:rsidRPr="00000000">
            <w:rPr>
              <w:rFonts w:ascii="Times New Roman" w:cs="Times New Roman" w:eastAsia="Times New Roman" w:hAnsi="Times New Roman"/>
              <w:rtl w:val="0"/>
            </w:rPr>
            <w:t xml:space="preserve">5</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59"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44sinio">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BAB III</w:t>
              <w:tab/>
            </w:r>
          </w:hyperlink>
          <w:r w:rsidDel="00000000" w:rsidR="00000000" w:rsidRPr="00000000">
            <w:rPr>
              <w:rFonts w:ascii="Times New Roman" w:cs="Times New Roman" w:eastAsia="Times New Roman" w:hAnsi="Times New Roman"/>
              <w:rtl w:val="0"/>
            </w:rPr>
            <w:t xml:space="preserve">7</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59"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2jxsxqh">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METODOLOGI PENELITIAN</w:t>
              <w:tab/>
            </w:r>
          </w:hyperlink>
          <w:r w:rsidDel="00000000" w:rsidR="00000000" w:rsidRPr="00000000">
            <w:rPr>
              <w:rFonts w:ascii="Times New Roman" w:cs="Times New Roman" w:eastAsia="Times New Roman" w:hAnsi="Times New Roman"/>
              <w:rtl w:val="0"/>
            </w:rPr>
            <w:t xml:space="preserve">7</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660"/>
              <w:tab w:val="right" w:pos="9016"/>
            </w:tabs>
            <w:spacing w:after="100" w:before="0" w:line="259"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z337ya">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3.1</w:t>
              <w:tab/>
              <w:t xml:space="preserve">Desain Penelitian</w:t>
              <w:tab/>
            </w:r>
          </w:hyperlink>
          <w:r w:rsidDel="00000000" w:rsidR="00000000" w:rsidRPr="00000000">
            <w:rPr>
              <w:rFonts w:ascii="Times New Roman" w:cs="Times New Roman" w:eastAsia="Times New Roman" w:hAnsi="Times New Roman"/>
              <w:rtl w:val="0"/>
            </w:rPr>
            <w:t xml:space="preserve">7</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660"/>
              <w:tab w:val="right" w:pos="9016"/>
            </w:tabs>
            <w:spacing w:after="100" w:before="0" w:line="259"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3j2qqm3">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3.2</w:t>
              <w:tab/>
            </w:r>
          </w:hyperlink>
          <w:r w:rsidDel="00000000" w:rsidR="00000000" w:rsidRPr="00000000">
            <w:fldChar w:fldCharType="begin"/>
            <w:instrText xml:space="preserve"> PAGEREF _heading=h.3j2qqm3 \h </w:instrText>
            <w:fldChar w:fldCharType="separate"/>
          </w:r>
          <w:r w:rsidDel="00000000" w:rsidR="00000000" w:rsidRPr="00000000">
            <w:rPr>
              <w:rFonts w:ascii="Times New Roman" w:cs="Times New Roman" w:eastAsia="Times New Roman" w:hAnsi="Times New Roman"/>
              <w:rtl w:val="0"/>
            </w:rPr>
            <w:t xml:space="preserve">Populasi dan Sampel</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ab/>
          </w:r>
          <w:r w:rsidDel="00000000" w:rsidR="00000000" w:rsidRPr="00000000">
            <w:fldChar w:fldCharType="end"/>
          </w:r>
          <w:r w:rsidDel="00000000" w:rsidR="00000000" w:rsidRPr="00000000">
            <w:rPr>
              <w:rFonts w:ascii="Times New Roman" w:cs="Times New Roman" w:eastAsia="Times New Roman" w:hAnsi="Times New Roman"/>
              <w:rtl w:val="0"/>
            </w:rPr>
            <w:t xml:space="preserve">8</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660"/>
              <w:tab w:val="right" w:pos="9016"/>
            </w:tabs>
            <w:spacing w:after="100" w:before="0" w:line="259"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1y810tw">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3.3</w:t>
              <w:tab/>
            </w:r>
          </w:hyperlink>
          <w:r w:rsidDel="00000000" w:rsidR="00000000" w:rsidRPr="00000000">
            <w:fldChar w:fldCharType="begin"/>
            <w:instrText xml:space="preserve"> PAGEREF _heading=h.1y810tw \h </w:instrText>
            <w:fldChar w:fldCharType="separate"/>
          </w:r>
          <w:r w:rsidDel="00000000" w:rsidR="00000000" w:rsidRPr="00000000">
            <w:rPr>
              <w:rFonts w:ascii="Times New Roman" w:cs="Times New Roman" w:eastAsia="Times New Roman" w:hAnsi="Times New Roman"/>
              <w:rtl w:val="0"/>
            </w:rPr>
            <w:t xml:space="preserve">Waktu penelitian</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ab/>
          </w:r>
          <w:r w:rsidDel="00000000" w:rsidR="00000000" w:rsidRPr="00000000">
            <w:fldChar w:fldCharType="end"/>
          </w:r>
          <w:r w:rsidDel="00000000" w:rsidR="00000000" w:rsidRPr="00000000">
            <w:rPr>
              <w:rFonts w:ascii="Times New Roman" w:cs="Times New Roman" w:eastAsia="Times New Roman" w:hAnsi="Times New Roman"/>
              <w:rtl w:val="0"/>
            </w:rPr>
            <w:t xml:space="preserve">8</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660"/>
              <w:tab w:val="right" w:pos="9016"/>
            </w:tabs>
            <w:spacing w:after="100" w:before="0" w:line="259" w:lineRule="auto"/>
            <w:ind w:left="0" w:right="0" w:firstLine="0"/>
            <w:jc w:val="left"/>
            <w:rPr>
              <w:rFonts w:ascii="Times New Roman" w:cs="Times New Roman" w:eastAsia="Times New Roman" w:hAnsi="Times New Roman"/>
            </w:rPr>
          </w:pPr>
          <w:hyperlink w:anchor="_heading=h.4i7ojhp">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3.4</w:t>
              <w:tab/>
              <w:t xml:space="preserve">Instrumen Penelitian</w:t>
              <w:tab/>
            </w:r>
          </w:hyperlink>
          <w:r w:rsidDel="00000000" w:rsidR="00000000" w:rsidRPr="00000000">
            <w:rPr>
              <w:rFonts w:ascii="Times New Roman" w:cs="Times New Roman" w:eastAsia="Times New Roman" w:hAnsi="Times New Roman"/>
              <w:rtl w:val="0"/>
            </w:rPr>
            <w:t xml:space="preserve">8</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660"/>
              <w:tab w:val="right" w:pos="9016"/>
            </w:tabs>
            <w:spacing w:after="100" w:before="0" w:line="259"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       Prosedur Penelitian                                                                                                   9</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660"/>
              <w:tab w:val="right" w:pos="9016"/>
            </w:tabs>
            <w:spacing w:after="100" w:before="0" w:line="259"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2xcytpi">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3.5</w:t>
              <w:tab/>
              <w:t xml:space="preserve">Analisis Data</w:t>
              <w:tab/>
            </w:r>
          </w:hyperlink>
          <w:r w:rsidDel="00000000" w:rsidR="00000000" w:rsidRPr="00000000">
            <w:rPr>
              <w:rFonts w:ascii="Times New Roman" w:cs="Times New Roman" w:eastAsia="Times New Roman" w:hAnsi="Times New Roman"/>
              <w:rtl w:val="0"/>
            </w:rPr>
            <w:t xml:space="preserve">9</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59"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1ci93xb">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BAB IV</w:t>
              <w:tab/>
            </w:r>
          </w:hyperlink>
          <w:r w:rsidDel="00000000" w:rsidR="00000000" w:rsidRPr="00000000">
            <w:rPr>
              <w:rFonts w:ascii="Times New Roman" w:cs="Times New Roman" w:eastAsia="Times New Roman" w:hAnsi="Times New Roman"/>
              <w:rtl w:val="0"/>
            </w:rPr>
            <w:t xml:space="preserve">10</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59"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3whwml4">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PEMBAHASAN</w:t>
              <w:tab/>
            </w:r>
          </w:hyperlink>
          <w:r w:rsidDel="00000000" w:rsidR="00000000" w:rsidRPr="00000000">
            <w:rPr>
              <w:rFonts w:ascii="Times New Roman" w:cs="Times New Roman" w:eastAsia="Times New Roman" w:hAnsi="Times New Roman"/>
              <w:rtl w:val="0"/>
            </w:rPr>
            <w:t xml:space="preserve">10</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660"/>
              <w:tab w:val="right" w:pos="9016"/>
            </w:tabs>
            <w:spacing w:after="100" w:before="0" w:line="259"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2bn6wsx">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4.1</w:t>
              <w:tab/>
              <w:t xml:space="preserve">Hasil Penelitian</w:t>
              <w:tab/>
            </w:r>
          </w:hyperlink>
          <w:r w:rsidDel="00000000" w:rsidR="00000000" w:rsidRPr="00000000">
            <w:rPr>
              <w:rFonts w:ascii="Times New Roman" w:cs="Times New Roman" w:eastAsia="Times New Roman" w:hAnsi="Times New Roman"/>
              <w:rtl w:val="0"/>
            </w:rPr>
            <w:t xml:space="preserve">10</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660"/>
              <w:tab w:val="right" w:pos="9016"/>
            </w:tabs>
            <w:spacing w:after="100" w:before="0" w:line="259"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qsh70q">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4.2</w:t>
              <w:tab/>
              <w:t xml:space="preserve">Pembahasan</w:t>
              <w:tab/>
            </w:r>
          </w:hyperlink>
          <w:r w:rsidDel="00000000" w:rsidR="00000000" w:rsidRPr="00000000">
            <w:rPr>
              <w:rFonts w:ascii="Times New Roman" w:cs="Times New Roman" w:eastAsia="Times New Roman" w:hAnsi="Times New Roman"/>
              <w:rtl w:val="0"/>
            </w:rPr>
            <w:t xml:space="preserve">10</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59"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3as4poj">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BAB V</w:t>
              <w:tab/>
            </w:r>
          </w:hyperlink>
          <w:r w:rsidDel="00000000" w:rsidR="00000000" w:rsidRPr="00000000">
            <w:rPr>
              <w:rFonts w:ascii="Times New Roman" w:cs="Times New Roman" w:eastAsia="Times New Roman" w:hAnsi="Times New Roman"/>
              <w:rtl w:val="0"/>
            </w:rPr>
            <w:t xml:space="preserve">11</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59"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1pxezwc">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PENUTUP</w:t>
              <w:tab/>
            </w:r>
          </w:hyperlink>
          <w:r w:rsidDel="00000000" w:rsidR="00000000" w:rsidRPr="00000000">
            <w:rPr>
              <w:rFonts w:ascii="Times New Roman" w:cs="Times New Roman" w:eastAsia="Times New Roman" w:hAnsi="Times New Roman"/>
              <w:rtl w:val="0"/>
            </w:rPr>
            <w:t xml:space="preserve">11</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660"/>
              <w:tab w:val="right" w:pos="9016"/>
            </w:tabs>
            <w:spacing w:after="100" w:before="0" w:line="259"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49x2ik5">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5.1</w:t>
              <w:tab/>
              <w:t xml:space="preserve">Kesimpulan</w:t>
              <w:tab/>
            </w:r>
          </w:hyperlink>
          <w:r w:rsidDel="00000000" w:rsidR="00000000" w:rsidRPr="00000000">
            <w:rPr>
              <w:rFonts w:ascii="Times New Roman" w:cs="Times New Roman" w:eastAsia="Times New Roman" w:hAnsi="Times New Roman"/>
              <w:rtl w:val="0"/>
            </w:rPr>
            <w:t xml:space="preserve">11</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59"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2p2csry">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DAFTAR PUSTAKA</w:t>
              <w:tab/>
            </w:r>
          </w:hyperlink>
          <w:r w:rsidDel="00000000" w:rsidR="00000000" w:rsidRPr="00000000">
            <w:rPr>
              <w:rFonts w:ascii="Times New Roman" w:cs="Times New Roman" w:eastAsia="Times New Roman" w:hAnsi="Times New Roman"/>
              <w:rtl w:val="0"/>
            </w:rPr>
            <w:t xml:space="preserve">12</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59" w:lineRule="auto"/>
        <w:ind w:left="0" w:right="0" w:firstLine="0"/>
        <w:jc w:val="left"/>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59" w:lineRule="auto"/>
        <w:ind w:left="0" w:right="0" w:firstLine="0"/>
        <w:jc w:val="center"/>
        <w:rPr>
          <w:b w:val="1"/>
          <w:sz w:val="32"/>
          <w:szCs w:val="32"/>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59" w:lineRule="auto"/>
        <w:ind w:left="0" w:right="0" w:firstLine="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DAFTAR TABEL</w:t>
      </w:r>
    </w:p>
    <w:p w:rsidR="00000000" w:rsidDel="00000000" w:rsidP="00000000" w:rsidRDefault="00000000" w:rsidRPr="00000000" w14:paraId="00000078">
      <w:pPr>
        <w:tabs>
          <w:tab w:val="right" w:pos="9016"/>
        </w:tabs>
        <w:spacing w:after="1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59"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59"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3.1 Lembar Observasi                                                                                     9</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59"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4.1 Hasil Observasi                                                                                       10</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59" w:lineRule="auto"/>
        <w:ind w:left="0" w:right="0" w:firstLine="0"/>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59" w:lineRule="auto"/>
        <w:ind w:left="0" w:right="0" w:firstLine="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59" w:lineRule="auto"/>
        <w:ind w:left="0" w:right="0" w:firstLine="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59" w:lineRule="auto"/>
        <w:ind w:left="0" w:right="0" w:firstLine="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59" w:lineRule="auto"/>
        <w:ind w:left="0" w:right="0" w:firstLine="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59" w:lineRule="auto"/>
        <w:ind w:left="0" w:right="0" w:firstLine="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59" w:lineRule="auto"/>
        <w:ind w:left="0" w:right="0" w:firstLine="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59" w:lineRule="auto"/>
        <w:ind w:left="0" w:right="0" w:firstLine="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59" w:lineRule="auto"/>
        <w:ind w:left="0" w:right="0" w:firstLine="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59" w:lineRule="auto"/>
        <w:ind w:left="0" w:right="0" w:firstLine="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59" w:lineRule="auto"/>
        <w:ind w:left="0" w:right="0" w:firstLine="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59" w:lineRule="auto"/>
        <w:ind w:left="0" w:right="0" w:firstLine="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59" w:lineRule="auto"/>
        <w:ind w:left="0" w:right="0" w:firstLine="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59" w:lineRule="auto"/>
        <w:ind w:left="0" w:right="0" w:firstLine="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59" w:lineRule="auto"/>
        <w:ind w:left="0" w:right="0" w:firstLine="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59" w:lineRule="auto"/>
        <w:ind w:left="0" w:right="0" w:firstLine="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59" w:lineRule="auto"/>
        <w:ind w:left="0" w:right="0" w:firstLine="0"/>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59" w:lineRule="auto"/>
        <w:ind w:left="0" w:right="0" w:firstLine="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59" w:lineRule="auto"/>
        <w:ind w:left="0" w:right="0" w:firstLine="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59" w:lineRule="auto"/>
        <w:ind w:left="0" w:right="0" w:firstLine="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59" w:lineRule="auto"/>
        <w:ind w:left="0" w:right="0" w:firstLine="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59" w:lineRule="auto"/>
        <w:ind w:left="0" w:right="0" w:firstLine="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BAB 1</w:t>
      </w:r>
    </w:p>
    <w:p w:rsidR="00000000" w:rsidDel="00000000" w:rsidP="00000000" w:rsidRDefault="00000000" w:rsidRPr="00000000" w14:paraId="00000092">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PENDAHULUAN</w:t>
      </w:r>
    </w:p>
    <w:p w:rsidR="00000000" w:rsidDel="00000000" w:rsidP="00000000" w:rsidRDefault="00000000" w:rsidRPr="00000000" w14:paraId="00000093">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before="0" w:line="259" w:lineRule="auto"/>
        <w:ind w:left="375" w:right="0" w:hanging="375"/>
        <w:jc w:val="left"/>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Latar Belakan</w:t>
      </w:r>
      <w:r w:rsidDel="00000000" w:rsidR="00000000" w:rsidRPr="00000000">
        <w:rPr>
          <w:rFonts w:ascii="Times New Roman" w:cs="Times New Roman" w:eastAsia="Times New Roman" w:hAnsi="Times New Roman"/>
          <w:b w:val="1"/>
          <w:sz w:val="24"/>
          <w:szCs w:val="24"/>
          <w:rtl w:val="0"/>
        </w:rPr>
        <w:t xml:space="preserve">g </w:t>
      </w:r>
      <w:r w:rsidDel="00000000" w:rsidR="00000000" w:rsidRPr="00000000">
        <w:rPr>
          <w:rtl w:val="0"/>
        </w:rPr>
      </w:r>
    </w:p>
    <w:p w:rsidR="00000000" w:rsidDel="00000000" w:rsidP="00000000" w:rsidRDefault="00000000" w:rsidRPr="00000000" w14:paraId="0000009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Korosi adalah salah satu peristiwa perusakan logam yang terjadi secara spontan. Peristiwa korosi mudah terjadi pada peralatan mesin industri yang berbahan baja. Peristiwa korosi semakin mudah terjadi ketika alat industri berkontak langsung dengan lingkungan yang korosif, seperti air laut.</w:t>
      </w:r>
    </w:p>
    <w:p w:rsidR="00000000" w:rsidDel="00000000" w:rsidP="00000000" w:rsidRDefault="00000000" w:rsidRPr="00000000" w14:paraId="0000009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kehidupan sehari-hari, benda-benda logam yang ada di lingkungan sekitar, misalnya pagar halaman, pisau, paku, kawat, kerangka gedung bertingkat, kapal, dan berbagai jenis kendaraan, akan mengalami kecenderungan kerusakan atau penurunan mutu. Proses perusakan pada permukaan logam yang disebabkan oleh reaksi kimia dengan lingkungannya disebut oleh korosi. Sebagai contoh, saat musim hujan, alat-alat yang terbuat dari besi cenderung untuk mudah berkarat. Hal ini membuktikan bahwa air merupakan elektrolit yang ikut bertanggung jawab terhadap kerusakan logam besi karena karat, demikian juga beberapa cairan lain seperti asam dan basa.</w:t>
      </w:r>
      <w:r w:rsidDel="00000000" w:rsidR="00000000" w:rsidRPr="00000000">
        <w:rPr>
          <w:rtl w:val="0"/>
        </w:rPr>
      </w:r>
    </w:p>
    <w:p w:rsidR="00000000" w:rsidDel="00000000" w:rsidP="00000000" w:rsidRDefault="00000000" w:rsidRPr="00000000" w14:paraId="00000097">
      <w:pPr>
        <w:spacing w:line="360" w:lineRule="auto"/>
        <w:jc w:val="both"/>
        <w:rPr>
          <w:rFonts w:ascii="Times New Roman" w:cs="Times New Roman" w:eastAsia="Times New Roman" w:hAnsi="Times New Roman"/>
          <w:sz w:val="24"/>
          <w:szCs w:val="24"/>
        </w:rPr>
      </w:pPr>
      <w:r w:rsidDel="00000000" w:rsidR="00000000" w:rsidRPr="00000000">
        <w:rPr>
          <w:sz w:val="24"/>
          <w:szCs w:val="24"/>
          <w:rtl w:val="0"/>
        </w:rPr>
        <w:t xml:space="preserve"> </w:t>
        <w:tab/>
      </w:r>
      <w:r w:rsidDel="00000000" w:rsidR="00000000" w:rsidRPr="00000000">
        <w:rPr>
          <w:rFonts w:ascii="Times New Roman" w:cs="Times New Roman" w:eastAsia="Times New Roman" w:hAnsi="Times New Roman"/>
          <w:sz w:val="24"/>
          <w:szCs w:val="24"/>
          <w:rtl w:val="0"/>
        </w:rPr>
        <w:t xml:space="preserve">Disini kami akan mengupas tuntas mulai dari apa itu korosi dan apa yang harus dilakukan untuk mencegah itu terjadi.Kami akan melihat segala aspek dari yang kecil sampai yang besar, mulai dari pandangan kami sampai pandangan ahli  dan jurnal ilmiah.</w:t>
      </w:r>
    </w:p>
    <w:p w:rsidR="00000000" w:rsidDel="00000000" w:rsidP="00000000" w:rsidRDefault="00000000" w:rsidRPr="00000000" w14:paraId="00000098">
      <w:pPr>
        <w:spacing w:line="360" w:lineRule="auto"/>
        <w:jc w:val="both"/>
        <w:rPr>
          <w:sz w:val="24"/>
          <w:szCs w:val="24"/>
        </w:rPr>
      </w:pPr>
      <w:r w:rsidDel="00000000" w:rsidR="00000000" w:rsidRPr="00000000">
        <w:rPr>
          <w:rtl w:val="0"/>
        </w:rPr>
      </w:r>
    </w:p>
    <w:p w:rsidR="00000000" w:rsidDel="00000000" w:rsidP="00000000" w:rsidRDefault="00000000" w:rsidRPr="00000000" w14:paraId="00000099">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A">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B">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C">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Rumusan Masalah</w:t>
      </w:r>
      <w:r w:rsidDel="00000000" w:rsidR="00000000" w:rsidRPr="00000000">
        <w:rPr>
          <w:rtl w:val="0"/>
        </w:rPr>
      </w:r>
    </w:p>
    <w:p w:rsidR="00000000" w:rsidDel="00000000" w:rsidP="00000000" w:rsidRDefault="00000000" w:rsidRPr="00000000" w14:paraId="0000009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Rumusan masalah pokok dalam penelitian ini adalah </w:t>
      </w:r>
      <w:r w:rsidDel="00000000" w:rsidR="00000000" w:rsidRPr="00000000">
        <w:rPr>
          <w:rFonts w:ascii="Times New Roman" w:cs="Times New Roman" w:eastAsia="Times New Roman" w:hAnsi="Times New Roman"/>
          <w:sz w:val="24"/>
          <w:szCs w:val="24"/>
          <w:rtl w:val="0"/>
        </w:rPr>
        <w:t xml:space="preserve">apakah nanas dapat digunakan sebagai alat pembersih karat yang ramah lingkungan dan aman digunakan?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Berdasarkan masalah pokoknya maka </w:t>
      </w:r>
      <w:r w:rsidDel="00000000" w:rsidR="00000000" w:rsidRPr="00000000">
        <w:rPr>
          <w:rFonts w:ascii="Times New Roman" w:cs="Times New Roman" w:eastAsia="Times New Roman" w:hAnsi="Times New Roman"/>
          <w:sz w:val="24"/>
          <w:szCs w:val="24"/>
          <w:rtl w:val="0"/>
        </w:rPr>
        <w:t xml:space="preserve">sub masalah</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dalam penelitian ini sebagai berikut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Apakah Bisa Nanas Alat Pembersih Karat?</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Apakah Nanas bisa menjadi Alternatif pelumas yang ramah lingkungan?</w:t>
      </w:r>
    </w:p>
    <w:p w:rsidR="00000000" w:rsidDel="00000000" w:rsidP="00000000" w:rsidRDefault="00000000" w:rsidRPr="00000000" w14:paraId="000000A0">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1">
      <w:pPr>
        <w:spacing w:line="36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1.3 Batasan Masalah</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Agar lebih fokus maka masalah di dalam penelitian ini dibatasi pada hal-hal berikut.</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bookmarkStart w:colFirst="0" w:colLast="0" w:name="_heading=h.30j0zll" w:id="1"/>
      <w:bookmarkEnd w:id="1"/>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sz w:val="24"/>
          <w:szCs w:val="24"/>
          <w:rtl w:val="0"/>
        </w:rPr>
        <w:t xml:space="preserve">Pengujian korosi dengan menggunakan larutan rebusan air nanas dengan</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bookmarkStart w:colFirst="0" w:colLast="0" w:name="_heading=h.uh2oog8qvzto" w:id="2"/>
      <w:bookmarkEnd w:id="2"/>
      <w:r w:rsidDel="00000000" w:rsidR="00000000" w:rsidRPr="00000000">
        <w:rPr>
          <w:rFonts w:ascii="Times New Roman" w:cs="Times New Roman" w:eastAsia="Times New Roman" w:hAnsi="Times New Roman"/>
          <w:sz w:val="24"/>
          <w:szCs w:val="24"/>
          <w:rtl w:val="0"/>
        </w:rPr>
        <w:t xml:space="preserve">campuran alkohol 70%.</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sz w:val="24"/>
          <w:szCs w:val="24"/>
          <w:rtl w:val="0"/>
        </w:rPr>
        <w:t xml:space="preserve">Perhitungan laju korosi spesimen dengan membandingkan sebelum dan setelah diuji.</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360" w:lineRule="auto"/>
        <w:ind w:left="360" w:right="0" w:hanging="360"/>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Tujuan Penelitian </w:t>
      </w:r>
    </w:p>
    <w:p w:rsidR="00000000" w:rsidDel="00000000" w:rsidP="00000000" w:rsidRDefault="00000000" w:rsidRPr="00000000" w14:paraId="000000A8">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Berdasarkan rumusan masalah diatas maka tujuan penulisan karya ini untuk mengungkapkan tentang:</w:t>
      </w:r>
    </w:p>
    <w:p w:rsidR="00000000" w:rsidDel="00000000" w:rsidP="00000000" w:rsidRDefault="00000000" w:rsidRPr="00000000" w14:paraId="000000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Meneliti tentang </w:t>
      </w:r>
      <w:r w:rsidDel="00000000" w:rsidR="00000000" w:rsidRPr="00000000">
        <w:rPr>
          <w:rFonts w:ascii="Times New Roman" w:cs="Times New Roman" w:eastAsia="Times New Roman" w:hAnsi="Times New Roman"/>
          <w:sz w:val="24"/>
          <w:szCs w:val="24"/>
          <w:rtl w:val="0"/>
        </w:rPr>
        <w:t xml:space="preserve">pengaruh nanas terhadap karat</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36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Menemukan fakta tentang </w:t>
      </w:r>
      <w:r w:rsidDel="00000000" w:rsidR="00000000" w:rsidRPr="00000000">
        <w:rPr>
          <w:rFonts w:ascii="Times New Roman" w:cs="Times New Roman" w:eastAsia="Times New Roman" w:hAnsi="Times New Roman"/>
          <w:sz w:val="24"/>
          <w:szCs w:val="24"/>
          <w:rtl w:val="0"/>
        </w:rPr>
        <w:t xml:space="preserve">nanas yang bisa membersihkan karat</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w:t>
      </w:r>
      <w:r w:rsidDel="00000000" w:rsidR="00000000" w:rsidRPr="00000000">
        <w:rPr>
          <w:rFonts w:ascii="Times New Roman" w:cs="Times New Roman" w:eastAsia="Times New Roman" w:hAnsi="Times New Roman"/>
          <w:b w:val="1"/>
          <w:sz w:val="24"/>
          <w:szCs w:val="24"/>
          <w:rtl w:val="0"/>
        </w:rPr>
        <w:t xml:space="preserve">5</w:t>
      </w:r>
      <w:r w:rsidDel="00000000" w:rsidR="00000000" w:rsidRPr="00000000">
        <w:rPr>
          <w:rFonts w:ascii="Times New Roman" w:cs="Times New Roman" w:eastAsia="Times New Roman" w:hAnsi="Times New Roman"/>
          <w:b w:val="1"/>
          <w:color w:val="000000"/>
          <w:sz w:val="24"/>
          <w:szCs w:val="24"/>
          <w:rtl w:val="0"/>
        </w:rPr>
        <w:t xml:space="preserve"> Manfaat Penelitian</w:t>
      </w:r>
    </w:p>
    <w:p w:rsidR="00000000" w:rsidDel="00000000" w:rsidP="00000000" w:rsidRDefault="00000000" w:rsidRPr="00000000" w14:paraId="000000B1">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Manfaat yang diharapkan dalam penelitian ini adalah :</w:t>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Penelitian ini diharapkan akan memberikan pengetahuan baru terkait </w:t>
      </w:r>
      <w:r w:rsidDel="00000000" w:rsidR="00000000" w:rsidRPr="00000000">
        <w:rPr>
          <w:rFonts w:ascii="Times New Roman" w:cs="Times New Roman" w:eastAsia="Times New Roman" w:hAnsi="Times New Roman"/>
          <w:sz w:val="24"/>
          <w:szCs w:val="24"/>
          <w:rtl w:val="0"/>
        </w:rPr>
        <w:t xml:space="preserve">penggunaan nanas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dalam kegiatan sehari-hari. </w:t>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Penelitian ini diharapkan dapat memberikan kontribusi terhadap </w:t>
      </w:r>
      <w:r w:rsidDel="00000000" w:rsidR="00000000" w:rsidRPr="00000000">
        <w:rPr>
          <w:rFonts w:ascii="Times New Roman" w:cs="Times New Roman" w:eastAsia="Times New Roman" w:hAnsi="Times New Roman"/>
          <w:sz w:val="24"/>
          <w:szCs w:val="24"/>
          <w:rtl w:val="0"/>
        </w:rPr>
        <w:t xml:space="preserve">masyarakat agar bisa menggunakan pelumas yang aman.</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Penelitian ini diharapkan bisa menjadi referensi bagi peneliti lain yang tertarik untuk melakukan penelitian terkait </w:t>
      </w:r>
      <w:r w:rsidDel="00000000" w:rsidR="00000000" w:rsidRPr="00000000">
        <w:rPr>
          <w:rFonts w:ascii="Times New Roman" w:cs="Times New Roman" w:eastAsia="Times New Roman" w:hAnsi="Times New Roman"/>
          <w:sz w:val="24"/>
          <w:szCs w:val="24"/>
          <w:rtl w:val="0"/>
        </w:rPr>
        <w:t xml:space="preserve">Penggunaan nanas sebagai alat pembersih besi dari karat.</w:t>
      </w:r>
      <w:r w:rsidDel="00000000" w:rsidR="00000000" w:rsidRPr="00000000">
        <w:rPr>
          <w:rtl w:val="0"/>
        </w:rPr>
      </w:r>
    </w:p>
    <w:p w:rsidR="00000000" w:rsidDel="00000000" w:rsidP="00000000" w:rsidRDefault="00000000" w:rsidRPr="00000000" w14:paraId="000000B5">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line="360" w:lineRule="auto"/>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B9">
      <w:pPr>
        <w:spacing w:line="360" w:lineRule="auto"/>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BA">
      <w:pPr>
        <w:spacing w:line="360" w:lineRule="auto"/>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BB">
      <w:pPr>
        <w:spacing w:line="360" w:lineRule="auto"/>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BC">
      <w:pPr>
        <w:spacing w:line="360" w:lineRule="auto"/>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BD">
      <w:pPr>
        <w:spacing w:line="360" w:lineRule="auto"/>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BE">
      <w:pPr>
        <w:spacing w:line="360" w:lineRule="auto"/>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BF">
      <w:pPr>
        <w:spacing w:line="360" w:lineRule="auto"/>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C0">
      <w:pPr>
        <w:spacing w:line="360" w:lineRule="auto"/>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C1">
      <w:pPr>
        <w:spacing w:line="360" w:lineRule="auto"/>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C2">
      <w:pPr>
        <w:spacing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BAB 2</w:t>
      </w:r>
    </w:p>
    <w:p w:rsidR="00000000" w:rsidDel="00000000" w:rsidP="00000000" w:rsidRDefault="00000000" w:rsidRPr="00000000" w14:paraId="000000C3">
      <w:pPr>
        <w:spacing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LANDASAN TEORI</w:t>
      </w:r>
    </w:p>
    <w:p w:rsidR="00000000" w:rsidDel="00000000" w:rsidP="00000000" w:rsidRDefault="00000000" w:rsidRPr="00000000" w14:paraId="000000C4">
      <w:pPr>
        <w:spacing w:line="36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C5">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 PENGERTIAN KOROSI </w:t>
      </w:r>
    </w:p>
    <w:p w:rsidR="00000000" w:rsidDel="00000000" w:rsidP="00000000" w:rsidRDefault="00000000" w:rsidRPr="00000000" w14:paraId="000000C6">
      <w:pPr>
        <w:spacing w:line="360" w:lineRule="auto"/>
        <w:ind w:firstLine="720"/>
        <w:jc w:val="both"/>
        <w:rPr>
          <w:rFonts w:ascii="Times New Roman" w:cs="Times New Roman" w:eastAsia="Times New Roman" w:hAnsi="Times New Roman"/>
          <w:color w:val="444444"/>
          <w:sz w:val="28"/>
          <w:szCs w:val="28"/>
          <w:highlight w:val="white"/>
        </w:rPr>
      </w:pPr>
      <w:r w:rsidDel="00000000" w:rsidR="00000000" w:rsidRPr="00000000">
        <w:rPr>
          <w:rFonts w:ascii="Times New Roman" w:cs="Times New Roman" w:eastAsia="Times New Roman" w:hAnsi="Times New Roman"/>
          <w:sz w:val="24"/>
          <w:szCs w:val="24"/>
          <w:rtl w:val="0"/>
        </w:rPr>
        <w:t xml:space="preserve">Korosi adalah</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444444"/>
          <w:sz w:val="24"/>
          <w:szCs w:val="24"/>
          <w:highlight w:val="white"/>
          <w:rtl w:val="0"/>
        </w:rPr>
        <w:t xml:space="preserve">proses, perubahan, atau perusakan yang disebabkan oleh reaksi kimia;  proses kimia atau elektrokimia yang kompleks yang merusak logam melalui reaksi dengan lingkungannya;  erosi kimia oleh oksigen (O2) di udara yang menimbulkan batuan yang mengandung besi berkarat (KBBI)</w:t>
      </w:r>
      <w:r w:rsidDel="00000000" w:rsidR="00000000" w:rsidRPr="00000000">
        <w:rPr>
          <w:rtl w:val="0"/>
        </w:rPr>
      </w:r>
    </w:p>
    <w:p w:rsidR="00000000" w:rsidDel="00000000" w:rsidP="00000000" w:rsidRDefault="00000000" w:rsidRPr="00000000" w14:paraId="000000C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 PENGERTIAN KARAT </w:t>
      </w:r>
    </w:p>
    <w:p w:rsidR="00000000" w:rsidDel="00000000" w:rsidP="00000000" w:rsidRDefault="00000000" w:rsidRPr="00000000" w14:paraId="000000C9">
      <w:pPr>
        <w:spacing w:line="360" w:lineRule="auto"/>
        <w:ind w:firstLine="720"/>
        <w:jc w:val="both"/>
        <w:rPr>
          <w:rFonts w:ascii="Times New Roman" w:cs="Times New Roman" w:eastAsia="Times New Roman" w:hAnsi="Times New Roman"/>
          <w:color w:val="202122"/>
          <w:sz w:val="24"/>
          <w:szCs w:val="24"/>
          <w:highlight w:val="white"/>
        </w:rPr>
      </w:pPr>
      <w:r w:rsidDel="00000000" w:rsidR="00000000" w:rsidRPr="00000000">
        <w:rPr>
          <w:rFonts w:ascii="Times New Roman" w:cs="Times New Roman" w:eastAsia="Times New Roman" w:hAnsi="Times New Roman"/>
          <w:color w:val="202122"/>
          <w:sz w:val="24"/>
          <w:szCs w:val="24"/>
          <w:highlight w:val="white"/>
          <w:rtl w:val="0"/>
        </w:rPr>
        <w:t xml:space="preserve">Karat merupakan hasil korosi, yaitu oksidasi suatu logam. Besi yang mengalami korosi membentuk karat dengan rumus Fe</w:t>
      </w:r>
      <w:r w:rsidDel="00000000" w:rsidR="00000000" w:rsidRPr="00000000">
        <w:rPr>
          <w:rFonts w:ascii="Times New Roman" w:cs="Times New Roman" w:eastAsia="Times New Roman" w:hAnsi="Times New Roman"/>
          <w:color w:val="202122"/>
          <w:sz w:val="24"/>
          <w:szCs w:val="24"/>
          <w:highlight w:val="white"/>
          <w:vertAlign w:val="subscript"/>
          <w:rtl w:val="0"/>
        </w:rPr>
        <w:t xml:space="preserve">2</w:t>
      </w:r>
      <w:r w:rsidDel="00000000" w:rsidR="00000000" w:rsidRPr="00000000">
        <w:rPr>
          <w:rFonts w:ascii="Times New Roman" w:cs="Times New Roman" w:eastAsia="Times New Roman" w:hAnsi="Times New Roman"/>
          <w:color w:val="202122"/>
          <w:sz w:val="24"/>
          <w:szCs w:val="24"/>
          <w:highlight w:val="white"/>
          <w:rtl w:val="0"/>
        </w:rPr>
        <w:t xml:space="preserve">O</w:t>
      </w:r>
      <w:r w:rsidDel="00000000" w:rsidR="00000000" w:rsidRPr="00000000">
        <w:rPr>
          <w:rFonts w:ascii="Times New Roman" w:cs="Times New Roman" w:eastAsia="Times New Roman" w:hAnsi="Times New Roman"/>
          <w:color w:val="202122"/>
          <w:sz w:val="24"/>
          <w:szCs w:val="24"/>
          <w:highlight w:val="white"/>
          <w:vertAlign w:val="subscript"/>
          <w:rtl w:val="0"/>
        </w:rPr>
        <w:t xml:space="preserve">3</w:t>
      </w:r>
      <w:r w:rsidDel="00000000" w:rsidR="00000000" w:rsidRPr="00000000">
        <w:rPr>
          <w:rFonts w:ascii="Times New Roman" w:cs="Times New Roman" w:eastAsia="Times New Roman" w:hAnsi="Times New Roman"/>
          <w:color w:val="202122"/>
          <w:sz w:val="24"/>
          <w:szCs w:val="24"/>
          <w:highlight w:val="white"/>
          <w:rtl w:val="0"/>
        </w:rPr>
        <w:t xml:space="preserve">.xH</w:t>
      </w:r>
      <w:r w:rsidDel="00000000" w:rsidR="00000000" w:rsidRPr="00000000">
        <w:rPr>
          <w:rFonts w:ascii="Times New Roman" w:cs="Times New Roman" w:eastAsia="Times New Roman" w:hAnsi="Times New Roman"/>
          <w:color w:val="202122"/>
          <w:sz w:val="24"/>
          <w:szCs w:val="24"/>
          <w:highlight w:val="white"/>
          <w:vertAlign w:val="subscript"/>
          <w:rtl w:val="0"/>
        </w:rPr>
        <w:t xml:space="preserve">2</w:t>
      </w:r>
      <w:r w:rsidDel="00000000" w:rsidR="00000000" w:rsidRPr="00000000">
        <w:rPr>
          <w:rFonts w:ascii="Times New Roman" w:cs="Times New Roman" w:eastAsia="Times New Roman" w:hAnsi="Times New Roman"/>
          <w:color w:val="202122"/>
          <w:sz w:val="24"/>
          <w:szCs w:val="24"/>
          <w:highlight w:val="white"/>
          <w:rtl w:val="0"/>
        </w:rPr>
        <w:t xml:space="preserve">O. Korosi atau proses pengaratan merupakan proses elektrokimia. Pada proses pengaratan, besi (Fe) bertindak sebagai pereduksi dan oksigen (O2) yang terlarut dalam air bertindak sebagai pengoksidasi.</w:t>
      </w:r>
    </w:p>
    <w:sdt>
      <w:sdtPr>
        <w:tag w:val="goog_rdk_1"/>
      </w:sdtPr>
      <w:sdtContent>
        <w:p w:rsidR="00000000" w:rsidDel="00000000" w:rsidP="00000000" w:rsidRDefault="00000000" w:rsidRPr="00000000" w14:paraId="000000CA">
          <w:pPr>
            <w:spacing w:line="360" w:lineRule="auto"/>
            <w:ind w:firstLine="720"/>
            <w:jc w:val="both"/>
            <w:rPr>
              <w:ins w:author="Anonymous" w:id="0" w:date="2022-08-31T04:03:26Z"/>
              <w:rFonts w:ascii="Times New Roman" w:cs="Times New Roman" w:eastAsia="Times New Roman" w:hAnsi="Times New Roman"/>
              <w:b w:val="1"/>
              <w:color w:val="202122"/>
              <w:sz w:val="24"/>
              <w:szCs w:val="24"/>
              <w:highlight w:val="white"/>
            </w:rPr>
          </w:pPr>
          <w:r w:rsidDel="00000000" w:rsidR="00000000" w:rsidRPr="00000000">
            <w:rPr>
              <w:rFonts w:ascii="Times New Roman" w:cs="Times New Roman" w:eastAsia="Times New Roman" w:hAnsi="Times New Roman"/>
              <w:color w:val="202122"/>
              <w:sz w:val="24"/>
              <w:szCs w:val="24"/>
              <w:highlight w:val="white"/>
              <w:rtl w:val="0"/>
            </w:rPr>
            <w:t xml:space="preserve">Besi atau logam yang berkarat bersifat rapuh, mudah larut, dan bercampur dengan logam lain, serta bersifat racun. Hal ini tentu berbahaya dan merugikan. Jika berkarat, besi yang digunakan sebagai fondasi atau penyangga jembatan menjadi rapuh sehingga mudah ambruk. Alat-alat produksi dalam industri makanan dan farmasi tidak boleh menggunakan menggunakan logam yang mudah berkarat. Hal ini disebabkan karat yang terbentuk mudah larut dalam makanan, obat-obatan, atau senyawa kimia yang diproduksi. Oleh sebab itu, untuk kepentingan industri biasanya menggunakan peralatan </w:t>
          </w:r>
          <w:r w:rsidDel="00000000" w:rsidR="00000000" w:rsidRPr="00000000">
            <w:rPr>
              <w:rFonts w:ascii="Times New Roman" w:cs="Times New Roman" w:eastAsia="Times New Roman" w:hAnsi="Times New Roman"/>
              <w:i w:val="1"/>
              <w:color w:val="202122"/>
              <w:sz w:val="24"/>
              <w:szCs w:val="24"/>
              <w:highlight w:val="white"/>
              <w:rtl w:val="0"/>
            </w:rPr>
            <w:t xml:space="preserve">stainless</w:t>
          </w:r>
          <w:r w:rsidDel="00000000" w:rsidR="00000000" w:rsidRPr="00000000">
            <w:rPr>
              <w:rFonts w:ascii="Times New Roman" w:cs="Times New Roman" w:eastAsia="Times New Roman" w:hAnsi="Times New Roman"/>
              <w:color w:val="202122"/>
              <w:sz w:val="24"/>
              <w:szCs w:val="24"/>
              <w:highlight w:val="white"/>
              <w:rtl w:val="0"/>
            </w:rPr>
            <w:t xml:space="preserve"> yang anti karat.</w:t>
          </w:r>
          <w:sdt>
            <w:sdtPr>
              <w:tag w:val="goog_rdk_0"/>
            </w:sdtPr>
            <w:sdtContent>
              <w:ins w:author="Anonymous" w:id="0" w:date="2022-08-31T04:03:26Z">
                <w:r w:rsidDel="00000000" w:rsidR="00000000" w:rsidRPr="00000000">
                  <w:rPr>
                    <w:rtl w:val="0"/>
                  </w:rPr>
                </w:r>
              </w:ins>
            </w:sdtContent>
          </w:sdt>
        </w:p>
      </w:sdtContent>
    </w:sdt>
    <w:p w:rsidR="00000000" w:rsidDel="00000000" w:rsidP="00000000" w:rsidRDefault="00000000" w:rsidRPr="00000000" w14:paraId="000000CB">
      <w:pPr>
        <w:spacing w:line="360" w:lineRule="auto"/>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CC">
      <w:pPr>
        <w:spacing w:line="360" w:lineRule="auto"/>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CD">
      <w:pPr>
        <w:spacing w:line="360" w:lineRule="auto"/>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CE">
      <w:pPr>
        <w:spacing w:line="36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2.3 PERBEDAAN KOROSI DAN KARAT </w:t>
      </w:r>
    </w:p>
    <w:p w:rsidR="00000000" w:rsidDel="00000000" w:rsidP="00000000" w:rsidRDefault="00000000" w:rsidRPr="00000000" w14:paraId="000000CF">
      <w:pPr>
        <w:spacing w:line="36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Menurut Roberge(2004). Korosi adalah peristiwa rusaknya logam karena reaksi dengan lingkungannya, sedangkan menurut (Gunaltun, 2005). Korosi adalah fenomena elektrokimia dan hanya menyerang logam, ada pula definisi lain yang mengatakan bahwa karat merupakan rusaknya logam karena adanya zat penyebab karat. Pada dasarnya peristiwa korosi adalah reaksi elektrokimia.</w:t>
      </w:r>
    </w:p>
    <w:p w:rsidR="00000000" w:rsidDel="00000000" w:rsidP="00000000" w:rsidRDefault="00000000" w:rsidRPr="00000000" w14:paraId="000000D0">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white"/>
          <w:rtl w:val="0"/>
        </w:rPr>
        <w:t xml:space="preserve">2.3 PENGERTIAN NANAS</w:t>
      </w:r>
      <w:r w:rsidDel="00000000" w:rsidR="00000000" w:rsidRPr="00000000">
        <w:rPr>
          <w:rtl w:val="0"/>
        </w:rPr>
      </w:r>
    </w:p>
    <w:p w:rsidR="00000000" w:rsidDel="00000000" w:rsidP="00000000" w:rsidRDefault="00000000" w:rsidRPr="00000000" w14:paraId="000000D1">
      <w:pPr>
        <w:shd w:fill="ffffff" w:val="clear"/>
        <w:spacing w:after="100" w:before="100" w:line="360" w:lineRule="auto"/>
        <w:ind w:firstLine="720"/>
        <w:jc w:val="both"/>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Nanas (</w:t>
      </w:r>
      <w:r w:rsidDel="00000000" w:rsidR="00000000" w:rsidRPr="00000000">
        <w:rPr>
          <w:rFonts w:ascii="Times New Roman" w:cs="Times New Roman" w:eastAsia="Times New Roman" w:hAnsi="Times New Roman"/>
          <w:i w:val="1"/>
          <w:color w:val="202122"/>
          <w:sz w:val="24"/>
          <w:szCs w:val="24"/>
          <w:rtl w:val="0"/>
        </w:rPr>
        <w:t xml:space="preserve">Ananas comosus</w:t>
      </w:r>
      <w:r w:rsidDel="00000000" w:rsidR="00000000" w:rsidRPr="00000000">
        <w:rPr>
          <w:rFonts w:ascii="Times New Roman" w:cs="Times New Roman" w:eastAsia="Times New Roman" w:hAnsi="Times New Roman"/>
          <w:color w:val="202122"/>
          <w:sz w:val="24"/>
          <w:szCs w:val="24"/>
          <w:rtl w:val="0"/>
        </w:rPr>
        <w:t xml:space="preserve">) adalah tumbuhan tropis dengan buah yang dapat dimakan dan tumbuhan yang paling penting secara ekonomi dalam famili Bromeliaceae. Nanas adalah tumbuhan asli Amerika Selatan, dan telah dibudidayakan di sana selama berabad-abad.</w:t>
      </w:r>
    </w:p>
    <w:p w:rsidR="00000000" w:rsidDel="00000000" w:rsidP="00000000" w:rsidRDefault="00000000" w:rsidRPr="00000000" w14:paraId="000000D2">
      <w:pPr>
        <w:shd w:fill="ffffff" w:val="clear"/>
        <w:spacing w:after="100" w:before="100" w:line="360" w:lineRule="auto"/>
        <w:ind w:firstLine="720"/>
        <w:jc w:val="both"/>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Pengenalan nanas ke Eropa pada abad ke-17 menjadikannya ikon budaya kemewahan yang signifikan. Sejak tahun 1820-an, nanas telah ditanam secara komersial di rumah kaca dan banyak perkebunan tropis. Selain itu, nanas merupakan buah tropis terpenting ketiga dalam produksi dunia. Pada abad ke-20, Hawaii adalah penghasil nanas yang dominan, terutama untuk AS; namun, pada tahun 2016, Kosta Rika, Brasil, dan Filipina menyumbang hampir sepertiga dari produksi nanas dunia.</w:t>
      </w:r>
    </w:p>
    <w:p w:rsidR="00000000" w:rsidDel="00000000" w:rsidP="00000000" w:rsidRDefault="00000000" w:rsidRPr="00000000" w14:paraId="000000D3">
      <w:pPr>
        <w:shd w:fill="ffffff" w:val="clear"/>
        <w:spacing w:after="100" w:before="100" w:line="360" w:lineRule="auto"/>
        <w:ind w:firstLine="720"/>
        <w:jc w:val="both"/>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Nanas tumbuh sebagai semak kecil; Bunga individu dari tanaman yang tidak diserbuki menyatu untuk membentuk buah yang banyak. Tanaman biasanya diperbanyak dari </w:t>
      </w:r>
      <w:r w:rsidDel="00000000" w:rsidR="00000000" w:rsidRPr="00000000">
        <w:rPr>
          <w:rFonts w:ascii="Times New Roman" w:cs="Times New Roman" w:eastAsia="Times New Roman" w:hAnsi="Times New Roman"/>
          <w:i w:val="1"/>
          <w:color w:val="202122"/>
          <w:sz w:val="24"/>
          <w:szCs w:val="24"/>
          <w:rtl w:val="0"/>
        </w:rPr>
        <w:t xml:space="preserve">offset</w:t>
      </w:r>
      <w:r w:rsidDel="00000000" w:rsidR="00000000" w:rsidRPr="00000000">
        <w:rPr>
          <w:rFonts w:ascii="Times New Roman" w:cs="Times New Roman" w:eastAsia="Times New Roman" w:hAnsi="Times New Roman"/>
          <w:color w:val="202122"/>
          <w:sz w:val="24"/>
          <w:szCs w:val="24"/>
          <w:rtl w:val="0"/>
        </w:rPr>
        <w:t xml:space="preserve"> yang dihasilkan di bagian atas buah, atau dari tunas samping, dan biasanya matang dalam waktu satu tahun.(Wikipedia.com)</w:t>
      </w:r>
    </w:p>
    <w:p w:rsidR="00000000" w:rsidDel="00000000" w:rsidP="00000000" w:rsidRDefault="00000000" w:rsidRPr="00000000" w14:paraId="000000D4">
      <w:pPr>
        <w:keepLines w:val="1"/>
        <w:pBdr>
          <w:top w:color="auto" w:space="0" w:sz="0" w:val="none"/>
          <w:left w:color="auto" w:space="0" w:sz="0" w:val="none"/>
          <w:bottom w:color="auto" w:space="0" w:sz="0" w:val="none"/>
          <w:right w:color="auto" w:space="0" w:sz="0" w:val="none"/>
          <w:between w:color="auto" w:space="0" w:sz="0" w:val="none"/>
        </w:pBdr>
        <w:shd w:fill="ffffff" w:val="clear"/>
        <w:spacing w:after="460"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Nanas juga banyak dibudidayakan di dataran tinggi perbatasan menuju Kabupaten Bandung.Terlihat dari luasnya perkebunan nanas di Kecamatan Jalancagak, hingga mencapai 3.171,4 hektar. Kebunnya tersebar di beberapa desa seperti Bunihayu, Kumpay, Curugrendeng, Tambakan, Tambak Mekar dan Cimanglid.</w:t>
      </w:r>
    </w:p>
    <w:p w:rsidR="00000000" w:rsidDel="00000000" w:rsidP="00000000" w:rsidRDefault="00000000" w:rsidRPr="00000000" w14:paraId="000000D5">
      <w:pPr>
        <w:keepLines w:val="1"/>
        <w:pBdr>
          <w:top w:color="auto" w:space="0" w:sz="0" w:val="none"/>
          <w:left w:color="auto" w:space="0" w:sz="0" w:val="none"/>
          <w:bottom w:color="auto" w:space="0" w:sz="0" w:val="none"/>
          <w:right w:color="auto" w:space="0" w:sz="0" w:val="none"/>
          <w:between w:color="auto" w:space="0" w:sz="0" w:val="none"/>
        </w:pBdr>
        <w:shd w:fill="ffffff" w:val="clear"/>
        <w:spacing w:after="460" w:before="20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keepLines w:val="1"/>
        <w:pBdr>
          <w:top w:color="auto" w:space="0" w:sz="0" w:val="none"/>
          <w:left w:color="auto" w:space="0" w:sz="0" w:val="none"/>
          <w:bottom w:color="auto" w:space="0" w:sz="0" w:val="none"/>
          <w:right w:color="auto" w:space="0" w:sz="0" w:val="none"/>
          <w:between w:color="auto" w:space="0" w:sz="0" w:val="none"/>
        </w:pBdr>
        <w:shd w:fill="ffffff" w:val="clear"/>
        <w:spacing w:after="460" w:before="200" w:line="360" w:lineRule="auto"/>
        <w:ind w:left="0" w:firstLine="0"/>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sz w:val="24"/>
          <w:szCs w:val="24"/>
          <w:rtl w:val="0"/>
        </w:rPr>
        <w:t xml:space="preserve">     Selain Jalan Cagak, terdapat kecamatan lain yang turut membudidayakan nanas berskala besar seperti Sagalaherang, Cisalak, Tanjungsiang, dan Cijambe.(Merdeka.com)</w:t>
      </w:r>
      <w:r w:rsidDel="00000000" w:rsidR="00000000" w:rsidRPr="00000000">
        <w:rPr>
          <w:rtl w:val="0"/>
        </w:rPr>
      </w:r>
    </w:p>
    <w:p w:rsidR="00000000" w:rsidDel="00000000" w:rsidP="00000000" w:rsidRDefault="00000000" w:rsidRPr="00000000" w14:paraId="000000D7">
      <w:pPr>
        <w:tabs>
          <w:tab w:val="right" w:pos="9016"/>
        </w:tabs>
        <w:spacing w:after="10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D8">
      <w:pPr>
        <w:tabs>
          <w:tab w:val="right" w:pos="9016"/>
        </w:tabs>
        <w:spacing w:after="10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D9">
      <w:pPr>
        <w:tabs>
          <w:tab w:val="right" w:pos="9016"/>
        </w:tabs>
        <w:spacing w:after="10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DA">
      <w:pPr>
        <w:tabs>
          <w:tab w:val="right" w:pos="9016"/>
        </w:tabs>
        <w:spacing w:after="10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DB">
      <w:pPr>
        <w:tabs>
          <w:tab w:val="right" w:pos="9016"/>
        </w:tabs>
        <w:spacing w:after="10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DC">
      <w:pPr>
        <w:tabs>
          <w:tab w:val="right" w:pos="9016"/>
        </w:tabs>
        <w:spacing w:after="10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DD">
      <w:pPr>
        <w:tabs>
          <w:tab w:val="right" w:pos="9016"/>
        </w:tabs>
        <w:spacing w:after="10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DE">
      <w:pPr>
        <w:tabs>
          <w:tab w:val="right" w:pos="9016"/>
        </w:tabs>
        <w:spacing w:after="10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DF">
      <w:pPr>
        <w:tabs>
          <w:tab w:val="right" w:pos="9016"/>
        </w:tabs>
        <w:spacing w:after="10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E0">
      <w:pPr>
        <w:tabs>
          <w:tab w:val="right" w:pos="9016"/>
        </w:tabs>
        <w:spacing w:after="10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E1">
      <w:pPr>
        <w:tabs>
          <w:tab w:val="right" w:pos="9016"/>
        </w:tabs>
        <w:spacing w:after="10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E2">
      <w:pPr>
        <w:tabs>
          <w:tab w:val="right" w:pos="9016"/>
        </w:tabs>
        <w:spacing w:after="10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E3">
      <w:pPr>
        <w:tabs>
          <w:tab w:val="right" w:pos="9016"/>
        </w:tabs>
        <w:spacing w:after="10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E4">
      <w:pPr>
        <w:tabs>
          <w:tab w:val="right" w:pos="9016"/>
        </w:tabs>
        <w:spacing w:after="10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E5">
      <w:pPr>
        <w:tabs>
          <w:tab w:val="right" w:pos="9016"/>
        </w:tabs>
        <w:spacing w:after="10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E6">
      <w:pPr>
        <w:tabs>
          <w:tab w:val="right" w:pos="9016"/>
        </w:tabs>
        <w:spacing w:after="10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E7">
      <w:pPr>
        <w:tabs>
          <w:tab w:val="right" w:pos="9016"/>
        </w:tabs>
        <w:spacing w:after="100" w:lineRule="auto"/>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E8">
      <w:pPr>
        <w:tabs>
          <w:tab w:val="right" w:pos="9016"/>
        </w:tabs>
        <w:spacing w:after="10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E9">
      <w:pPr>
        <w:tabs>
          <w:tab w:val="right" w:pos="9016"/>
        </w:tabs>
        <w:spacing w:after="10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EA">
      <w:pPr>
        <w:tabs>
          <w:tab w:val="right" w:pos="9016"/>
        </w:tabs>
        <w:spacing w:after="10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EB">
      <w:pPr>
        <w:tabs>
          <w:tab w:val="right" w:pos="9016"/>
        </w:tabs>
        <w:spacing w:after="10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EC">
      <w:pPr>
        <w:tabs>
          <w:tab w:val="right" w:pos="9016"/>
        </w:tabs>
        <w:spacing w:after="10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ED">
      <w:pPr>
        <w:tabs>
          <w:tab w:val="right" w:pos="9016"/>
        </w:tabs>
        <w:spacing w:after="10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BAB 3</w:t>
      </w:r>
    </w:p>
    <w:p w:rsidR="00000000" w:rsidDel="00000000" w:rsidP="00000000" w:rsidRDefault="00000000" w:rsidRPr="00000000" w14:paraId="000000EE">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METODOLOGI PENELITIAN</w:t>
      </w:r>
    </w:p>
    <w:p w:rsidR="00000000" w:rsidDel="00000000" w:rsidP="00000000" w:rsidRDefault="00000000" w:rsidRPr="00000000" w14:paraId="000000EF">
      <w:pPr>
        <w:spacing w:after="280" w:before="28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spacing w:after="280" w:before="28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penelitian ini penulis melakukan dengan metode eksperimen sesuai dengan pengertian yang dipaparkan menurut Schoenherr (1996) yang dikutip oleh Palendeng (2003:81) metode eksperimen adalah metode yang sesuai untuk pembelajaran sains karena metode eksperimen mampu memberikan kondisi belajar yang dapat mengembangkan kemampuan berpikir dan kreativitas secara optimal.siswa diberi kesempatan untuk menyusun sendiri konsep konsep  dalam struktur kognitifnya, selanjutnya dapat diaplikasikan dalam kehidupannya. </w:t>
      </w:r>
    </w:p>
    <w:p w:rsidR="00000000" w:rsidDel="00000000" w:rsidP="00000000" w:rsidRDefault="00000000" w:rsidRPr="00000000" w14:paraId="000000F1">
      <w:pPr>
        <w:spacing w:after="280" w:before="28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 DESAIN PENELITIAN </w:t>
      </w:r>
    </w:p>
    <w:p w:rsidR="00000000" w:rsidDel="00000000" w:rsidP="00000000" w:rsidRDefault="00000000" w:rsidRPr="00000000" w14:paraId="000000F2">
      <w:pPr>
        <w:shd w:fill="ffffff" w:val="clear"/>
        <w:spacing w:after="100" w:before="1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2"/>
          <w:sz w:val="24"/>
          <w:szCs w:val="24"/>
          <w:rtl w:val="0"/>
        </w:rPr>
        <w:t xml:space="preserve">Penelitian ini menggunakan metode Kualitatif. Menurut Moleong (2005:6), penelitian kualitatif adalah penelitian yang bermaksud untuk memahami fenomena tentang apa yang dialami oleh subjek penelitian misalnya perilaku, persepsi, motivasi, tindakan, dll secara holistic, dan dengan cara deskripsi dalam bentuk kata-kata dan bahasa, pada suatu konteks khusus yang alamiah dan dengan memanfaatkan berbagai metode alamiah.</w:t>
      </w:r>
      <w:r w:rsidDel="00000000" w:rsidR="00000000" w:rsidRPr="00000000">
        <w:rPr>
          <w:rFonts w:ascii="Times New Roman" w:cs="Times New Roman" w:eastAsia="Times New Roman" w:hAnsi="Times New Roman"/>
          <w:sz w:val="24"/>
          <w:szCs w:val="24"/>
          <w:rtl w:val="0"/>
        </w:rPr>
        <w:t xml:space="preserve"> Oleh karena pemaparan pengertian tersebut kami melakukan penelitian ini dengan metode ini.</w:t>
      </w:r>
    </w:p>
    <w:p w:rsidR="00000000" w:rsidDel="00000000" w:rsidP="00000000" w:rsidRDefault="00000000" w:rsidRPr="00000000" w14:paraId="000000F3">
      <w:pPr>
        <w:spacing w:after="280" w:before="280" w:line="360"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rtl w:val="0"/>
        </w:rPr>
        <w:t xml:space="preserve">3.2 POPULASI DAN SAMPEL </w:t>
      </w:r>
      <w:r w:rsidDel="00000000" w:rsidR="00000000" w:rsidRPr="00000000">
        <w:rPr>
          <w:rtl w:val="0"/>
        </w:rPr>
      </w:r>
    </w:p>
    <w:p w:rsidR="00000000" w:rsidDel="00000000" w:rsidP="00000000" w:rsidRDefault="00000000" w:rsidRPr="00000000" w14:paraId="000000F4">
      <w:pPr>
        <w:spacing w:line="360" w:lineRule="auto"/>
        <w:ind w:left="0" w:firstLine="0"/>
        <w:jc w:val="both"/>
        <w:rPr>
          <w:rFonts w:ascii="Times New Roman" w:cs="Times New Roman" w:eastAsia="Times New Roman" w:hAnsi="Times New Roman"/>
          <w:b w:val="1"/>
          <w:color w:val="202122"/>
          <w:sz w:val="24"/>
          <w:szCs w:val="24"/>
        </w:rPr>
      </w:pPr>
      <w:r w:rsidDel="00000000" w:rsidR="00000000" w:rsidRPr="00000000">
        <w:rPr>
          <w:rFonts w:ascii="Times New Roman" w:cs="Times New Roman" w:eastAsia="Times New Roman" w:hAnsi="Times New Roman"/>
          <w:color w:val="202122"/>
          <w:sz w:val="24"/>
          <w:szCs w:val="24"/>
          <w:highlight w:val="white"/>
          <w:rtl w:val="0"/>
        </w:rPr>
        <w:t xml:space="preserve">       Menurut Siyoto &amp; Sodik (2015), sampel adalah sebagian dari jumlah dan karakteristik yang dimiliki oleh populasi tersebut, ataupun bagian kecil dari anggota populasi yang diambil menurut prosedur tertentu sehingga dapat mewakili populasinya. Pada penelitian ini, kami menggunakan buah lebih spesifik lagi buah nanas sebagai sampel dalam hal yang kami teliti. Sesuai judul yang kami buat, buah nanas yang akan menjadi pusat perhatian kami dalam penulisan ini.</w:t>
      </w:r>
      <w:r w:rsidDel="00000000" w:rsidR="00000000" w:rsidRPr="00000000">
        <w:rPr>
          <w:rtl w:val="0"/>
        </w:rPr>
      </w:r>
    </w:p>
    <w:p w:rsidR="00000000" w:rsidDel="00000000" w:rsidP="00000000" w:rsidRDefault="00000000" w:rsidRPr="00000000" w14:paraId="000000F5">
      <w:pPr>
        <w:spacing w:after="280" w:before="28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6">
      <w:pPr>
        <w:spacing w:after="280" w:before="28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3.2 WAKTU PENELITIAN </w:t>
      </w:r>
    </w:p>
    <w:p w:rsidR="00000000" w:rsidDel="00000000" w:rsidP="00000000" w:rsidRDefault="00000000" w:rsidRPr="00000000" w14:paraId="000000F7">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Penelitian dilaksanakan di SMAIT As-Syifa Boarding School pada tanggal 5 September - 6 September 2022.</w:t>
      </w:r>
    </w:p>
    <w:p w:rsidR="00000000" w:rsidDel="00000000" w:rsidP="00000000" w:rsidRDefault="00000000" w:rsidRPr="00000000" w14:paraId="000000F8">
      <w:pPr>
        <w:spacing w:after="280" w:before="2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spacing w:after="280" w:before="28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3.3 INSTRUMEN PENELITIAN </w:t>
      </w:r>
    </w:p>
    <w:p w:rsidR="00000000" w:rsidDel="00000000" w:rsidP="00000000" w:rsidRDefault="00000000" w:rsidRPr="00000000" w14:paraId="000000FA">
      <w:pPr>
        <w:spacing w:after="280" w:before="28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3.3.1 ALAT</w:t>
      </w:r>
    </w:p>
    <w:p w:rsidR="00000000" w:rsidDel="00000000" w:rsidP="00000000" w:rsidRDefault="00000000" w:rsidRPr="00000000" w14:paraId="000000FB">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Kompor &amp; Gas</w:t>
      </w:r>
    </w:p>
    <w:p w:rsidR="00000000" w:rsidDel="00000000" w:rsidP="00000000" w:rsidRDefault="00000000" w:rsidRPr="00000000" w14:paraId="000000FC">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Cawan Petri</w:t>
      </w:r>
    </w:p>
    <w:p w:rsidR="00000000" w:rsidDel="00000000" w:rsidP="00000000" w:rsidRDefault="00000000" w:rsidRPr="00000000" w14:paraId="000000FD">
      <w:pPr>
        <w:spacing w:after="2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Paku berkarat</w:t>
      </w:r>
    </w:p>
    <w:p w:rsidR="00000000" w:rsidDel="00000000" w:rsidP="00000000" w:rsidRDefault="00000000" w:rsidRPr="00000000" w14:paraId="000000FE">
      <w:pPr>
        <w:spacing w:after="280" w:before="28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3.3.2 BAHAN</w:t>
      </w:r>
    </w:p>
    <w:p w:rsidR="00000000" w:rsidDel="00000000" w:rsidP="00000000" w:rsidRDefault="00000000" w:rsidRPr="00000000" w14:paraId="000000FF">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Nanas</w:t>
      </w:r>
    </w:p>
    <w:p w:rsidR="00000000" w:rsidDel="00000000" w:rsidP="00000000" w:rsidRDefault="00000000" w:rsidRPr="00000000" w14:paraId="00000100">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Alkohol 70%</w:t>
      </w:r>
    </w:p>
    <w:p w:rsidR="00000000" w:rsidDel="00000000" w:rsidP="00000000" w:rsidRDefault="00000000" w:rsidRPr="00000000" w14:paraId="00000101">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Air</w:t>
      </w:r>
    </w:p>
    <w:p w:rsidR="00000000" w:rsidDel="00000000" w:rsidP="00000000" w:rsidRDefault="00000000" w:rsidRPr="00000000" w14:paraId="00000102">
      <w:pPr>
        <w:spacing w:after="280" w:before="28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3">
      <w:pPr>
        <w:spacing w:after="280" w:before="28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4">
      <w:pPr>
        <w:spacing w:after="280" w:before="28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5">
      <w:pPr>
        <w:spacing w:after="280" w:before="28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6">
      <w:pPr>
        <w:spacing w:after="280" w:before="28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7">
      <w:pPr>
        <w:spacing w:after="280" w:before="28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8">
      <w:pPr>
        <w:spacing w:after="280" w:before="28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9">
      <w:pPr>
        <w:spacing w:after="280" w:before="28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3.3.3 LEMBAR OBSERVASI</w:t>
      </w:r>
    </w:p>
    <w:p w:rsidR="00000000" w:rsidDel="00000000" w:rsidP="00000000" w:rsidRDefault="00000000" w:rsidRPr="00000000" w14:paraId="0000010A">
      <w:pPr>
        <w:spacing w:after="280" w:before="280" w:line="276" w:lineRule="auto"/>
        <w:rPr>
          <w:rFonts w:ascii="Times New Roman" w:cs="Times New Roman" w:eastAsia="Times New Roman" w:hAnsi="Times New Roman"/>
          <w:b w:val="1"/>
          <w:sz w:val="24"/>
          <w:szCs w:val="24"/>
        </w:rPr>
      </w:pPr>
      <w:r w:rsidDel="00000000" w:rsidR="00000000" w:rsidRPr="00000000">
        <w:rPr>
          <w:rtl w:val="0"/>
        </w:rPr>
      </w:r>
    </w:p>
    <w:tbl>
      <w:tblPr>
        <w:tblStyle w:val="Table1"/>
        <w:tblW w:w="7937.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8.5"/>
        <w:gridCol w:w="3968.5"/>
        <w:tblGridChange w:id="0">
          <w:tblGrid>
            <w:gridCol w:w="3968.5"/>
            <w:gridCol w:w="396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Sebelum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Sesudah</w:t>
            </w:r>
          </w:p>
        </w:tc>
      </w:tr>
      <w:tr>
        <w:trPr>
          <w:cantSplit w:val="0"/>
          <w:trHeight w:val="1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kasih foto!!!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kasih foto!!!</w:t>
            </w:r>
          </w:p>
        </w:tc>
      </w:tr>
    </w:tbl>
    <w:p w:rsidR="00000000" w:rsidDel="00000000" w:rsidP="00000000" w:rsidRDefault="00000000" w:rsidRPr="00000000" w14:paraId="0000010F">
      <w:pPr>
        <w:spacing w:after="280" w:before="28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Tabel 3.1 Lembar Observasi</w:t>
      </w:r>
    </w:p>
    <w:p w:rsidR="00000000" w:rsidDel="00000000" w:rsidP="00000000" w:rsidRDefault="00000000" w:rsidRPr="00000000" w14:paraId="00000110">
      <w:pPr>
        <w:spacing w:after="280" w:before="28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1">
      <w:pPr>
        <w:spacing w:after="280" w:before="28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3.4 PROSEDUR PENELITIAN </w:t>
      </w:r>
    </w:p>
    <w:p w:rsidR="00000000" w:rsidDel="00000000" w:rsidP="00000000" w:rsidRDefault="00000000" w:rsidRPr="00000000" w14:paraId="0000011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Adapun langkah-langkah eksperimen yang peneliti lakukan, sebagai berikut:</w:t>
      </w:r>
    </w:p>
    <w:p w:rsidR="00000000" w:rsidDel="00000000" w:rsidP="00000000" w:rsidRDefault="00000000" w:rsidRPr="00000000" w14:paraId="0000011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Menyiapkan instrumen penelitian</w:t>
      </w:r>
    </w:p>
    <w:p w:rsidR="00000000" w:rsidDel="00000000" w:rsidP="00000000" w:rsidRDefault="00000000" w:rsidRPr="00000000" w14:paraId="0000011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Merebus Nanas yang sudah dipotong hingga hancur</w:t>
      </w:r>
    </w:p>
    <w:p w:rsidR="00000000" w:rsidDel="00000000" w:rsidP="00000000" w:rsidRDefault="00000000" w:rsidRPr="00000000" w14:paraId="0000011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Memasukkan Nanas yang sudah dimasak ke dalam cawan petri</w:t>
      </w:r>
    </w:p>
    <w:p w:rsidR="00000000" w:rsidDel="00000000" w:rsidP="00000000" w:rsidRDefault="00000000" w:rsidRPr="00000000" w14:paraId="0000011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Memasukkan Alkohol hingga paku terendam</w:t>
      </w:r>
    </w:p>
    <w:p w:rsidR="00000000" w:rsidDel="00000000" w:rsidP="00000000" w:rsidRDefault="00000000" w:rsidRPr="00000000" w14:paraId="00000117">
      <w:pPr>
        <w:spacing w:after="280" w:before="28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Setiap harinya tiap variabel diamati dan didata oleh peneliti</w:t>
      </w:r>
    </w:p>
    <w:p w:rsidR="00000000" w:rsidDel="00000000" w:rsidP="00000000" w:rsidRDefault="00000000" w:rsidRPr="00000000" w14:paraId="00000118">
      <w:pPr>
        <w:spacing w:after="280" w:before="28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9">
      <w:pPr>
        <w:spacing w:after="280" w:before="28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A">
      <w:pPr>
        <w:spacing w:after="280" w:before="28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B">
      <w:pPr>
        <w:spacing w:after="280" w:before="28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C">
      <w:pPr>
        <w:spacing w:after="280" w:before="28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D">
      <w:pPr>
        <w:spacing w:after="280" w:before="28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3.5 ANALISIS DATA</w:t>
      </w:r>
    </w:p>
    <w:p w:rsidR="00000000" w:rsidDel="00000000" w:rsidP="00000000" w:rsidRDefault="00000000" w:rsidRPr="00000000" w14:paraId="0000011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3.5.1 Teknik Pengumpulan Data</w:t>
      </w:r>
    </w:p>
    <w:p w:rsidR="00000000" w:rsidDel="00000000" w:rsidP="00000000" w:rsidRDefault="00000000" w:rsidRPr="00000000" w14:paraId="0000011F">
      <w:pPr>
        <w:spacing w:after="280" w:before="28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Pengumpulan data pada penelitian ini yaitu dengan melihat seberapa besar dampak yang dihasilkan dalam 1 hari yang akan terus dikontrol tiap harinya.</w:t>
      </w:r>
    </w:p>
    <w:p w:rsidR="00000000" w:rsidDel="00000000" w:rsidP="00000000" w:rsidRDefault="00000000" w:rsidRPr="00000000" w14:paraId="00000120">
      <w:pPr>
        <w:spacing w:after="280" w:before="28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3.5.2 Teknik Analisis Data</w:t>
      </w:r>
    </w:p>
    <w:p w:rsidR="00000000" w:rsidDel="00000000" w:rsidP="00000000" w:rsidRDefault="00000000" w:rsidRPr="00000000" w14:paraId="0000012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Menganalisa, mencatat, dan membandingkan dampak yang terjadi dari hari ke hari secara rutin selama 1 hari. Berdasarkan data-data tersebutlah kami akan mengetahui apakah ada pengaruhnya.</w:t>
      </w:r>
    </w:p>
    <w:p w:rsidR="00000000" w:rsidDel="00000000" w:rsidP="00000000" w:rsidRDefault="00000000" w:rsidRPr="00000000" w14:paraId="00000122">
      <w:pPr>
        <w:spacing w:after="280" w:before="28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3.5.3 Membuat Simpulan Data</w:t>
      </w:r>
    </w:p>
    <w:p w:rsidR="00000000" w:rsidDel="00000000" w:rsidP="00000000" w:rsidRDefault="00000000" w:rsidRPr="00000000" w14:paraId="00000123">
      <w:pPr>
        <w:spacing w:after="280" w:before="28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Pembuatan simpulan data dilakukan setelah seluruh rangkaian penelitian telah selesai.</w:t>
      </w:r>
    </w:p>
    <w:p w:rsidR="00000000" w:rsidDel="00000000" w:rsidP="00000000" w:rsidRDefault="00000000" w:rsidRPr="00000000" w14:paraId="00000124">
      <w:pPr>
        <w:spacing w:after="280" w:before="280" w:line="240" w:lineRule="auto"/>
        <w:ind w:left="0" w:firstLine="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25">
      <w:pPr>
        <w:spacing w:after="280" w:before="280" w:line="240" w:lineRule="auto"/>
        <w:ind w:left="0" w:firstLine="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26">
      <w:pPr>
        <w:spacing w:after="280" w:before="280" w:line="240" w:lineRule="auto"/>
        <w:ind w:left="0" w:firstLine="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27">
      <w:pPr>
        <w:spacing w:after="280" w:before="280" w:line="240" w:lineRule="auto"/>
        <w:ind w:left="0" w:firstLine="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28">
      <w:pPr>
        <w:spacing w:after="280" w:before="280" w:line="240" w:lineRule="auto"/>
        <w:ind w:left="0" w:firstLine="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29">
      <w:pPr>
        <w:spacing w:after="280" w:before="280" w:line="240" w:lineRule="auto"/>
        <w:ind w:left="0" w:firstLine="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2A">
      <w:pPr>
        <w:spacing w:after="280" w:before="280" w:line="240" w:lineRule="auto"/>
        <w:ind w:left="0" w:firstLine="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2B">
      <w:pPr>
        <w:spacing w:after="280" w:before="280" w:line="240" w:lineRule="auto"/>
        <w:ind w:left="0" w:firstLine="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2C">
      <w:pPr>
        <w:spacing w:after="280" w:before="280" w:line="240" w:lineRule="auto"/>
        <w:ind w:left="0" w:firstLine="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2D">
      <w:pPr>
        <w:spacing w:after="280" w:before="280" w:line="240" w:lineRule="auto"/>
        <w:ind w:left="0" w:firstLine="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2E">
      <w:pPr>
        <w:spacing w:after="280" w:before="280" w:line="240" w:lineRule="auto"/>
        <w:ind w:left="0" w:firstLine="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2F">
      <w:pPr>
        <w:spacing w:after="280" w:before="280" w:line="240" w:lineRule="auto"/>
        <w:ind w:left="0" w:firstLine="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30">
      <w:pPr>
        <w:spacing w:after="280" w:before="280" w:line="240" w:lineRule="auto"/>
        <w:ind w:left="0" w:firstLine="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BAB 4</w:t>
      </w:r>
    </w:p>
    <w:p w:rsidR="00000000" w:rsidDel="00000000" w:rsidP="00000000" w:rsidRDefault="00000000" w:rsidRPr="00000000" w14:paraId="00000131">
      <w:pPr>
        <w:jc w:val="center"/>
        <w:rPr>
          <w:b w:val="1"/>
          <w:sz w:val="24"/>
          <w:szCs w:val="24"/>
        </w:rPr>
      </w:pPr>
      <w:r w:rsidDel="00000000" w:rsidR="00000000" w:rsidRPr="00000000">
        <w:rPr>
          <w:rFonts w:ascii="Times New Roman" w:cs="Times New Roman" w:eastAsia="Times New Roman" w:hAnsi="Times New Roman"/>
          <w:b w:val="1"/>
          <w:sz w:val="32"/>
          <w:szCs w:val="32"/>
          <w:rtl w:val="0"/>
        </w:rPr>
        <w:t xml:space="preserve">TEMUAN DAN PEMBAHASAN</w:t>
      </w:r>
      <w:r w:rsidDel="00000000" w:rsidR="00000000" w:rsidRPr="00000000">
        <w:rPr>
          <w:rtl w:val="0"/>
        </w:rPr>
      </w:r>
    </w:p>
    <w:p w:rsidR="00000000" w:rsidDel="00000000" w:rsidP="00000000" w:rsidRDefault="00000000" w:rsidRPr="00000000" w14:paraId="00000132">
      <w:pPr>
        <w:spacing w:after="280" w:before="280" w:line="360" w:lineRule="auto"/>
        <w:jc w:val="both"/>
        <w:rPr>
          <w:b w:val="1"/>
          <w:sz w:val="24"/>
          <w:szCs w:val="24"/>
        </w:rPr>
      </w:pPr>
      <w:r w:rsidDel="00000000" w:rsidR="00000000" w:rsidRPr="00000000">
        <w:rPr>
          <w:rtl w:val="0"/>
        </w:rPr>
      </w:r>
    </w:p>
    <w:p w:rsidR="00000000" w:rsidDel="00000000" w:rsidP="00000000" w:rsidRDefault="00000000" w:rsidRPr="00000000" w14:paraId="00000133">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4.1 Hasil Penelitian </w:t>
      </w:r>
    </w:p>
    <w:p w:rsidR="00000000" w:rsidDel="00000000" w:rsidP="00000000" w:rsidRDefault="00000000" w:rsidRPr="00000000" w14:paraId="00000134">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Dari hasil penelitian yang telah dilaksanakan mulai pada 5 September 2022 di SMAIT As-Syifa Boarding School Jalancagak dengan tujuan untuk mengetahui apakah Nanas berperan dalam membersihkan karat dan ternyata hal tersebut  . Berikut hasil penelitian kami yang telah peneliti lakukan:</w:t>
      </w:r>
      <w:r w:rsidDel="00000000" w:rsidR="00000000" w:rsidRPr="00000000">
        <w:rPr>
          <w:rtl w:val="0"/>
        </w:rPr>
      </w:r>
    </w:p>
    <w:tbl>
      <w:tblPr>
        <w:tblStyle w:val="Table2"/>
        <w:tblW w:w="7937.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8.5"/>
        <w:gridCol w:w="3968.5"/>
        <w:tblGridChange w:id="0">
          <w:tblGrid>
            <w:gridCol w:w="3968.5"/>
            <w:gridCol w:w="396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Sebelum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Sesudah</w:t>
            </w:r>
          </w:p>
        </w:tc>
      </w:tr>
      <w:tr>
        <w:trPr>
          <w:cantSplit w:val="0"/>
          <w:trHeight w:val="1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8">
            <w:pPr>
              <w:widowControl w:val="0"/>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Berkarat</w:t>
            </w:r>
          </w:p>
          <w:p w:rsidR="00000000" w:rsidDel="00000000" w:rsidP="00000000" w:rsidRDefault="00000000" w:rsidRPr="00000000" w14:paraId="00000139">
            <w:pPr>
              <w:widowControl w:val="0"/>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Berwarna Coklat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B">
            <w:pPr>
              <w:widowControl w:val="0"/>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Karat berkurang sedikit</w:t>
            </w:r>
          </w:p>
          <w:p w:rsidR="00000000" w:rsidDel="00000000" w:rsidP="00000000" w:rsidRDefault="00000000" w:rsidRPr="00000000" w14:paraId="0000013C">
            <w:pPr>
              <w:widowControl w:val="0"/>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Warna berubah</w:t>
            </w:r>
          </w:p>
        </w:tc>
      </w:tr>
    </w:tbl>
    <w:p w:rsidR="00000000" w:rsidDel="00000000" w:rsidP="00000000" w:rsidRDefault="00000000" w:rsidRPr="00000000" w14:paraId="0000013D">
      <w:pPr>
        <w:spacing w:line="240" w:lineRule="auto"/>
        <w:jc w:val="center"/>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Tabel 4.1 Hasil Observasi</w:t>
      </w:r>
    </w:p>
    <w:p w:rsidR="00000000" w:rsidDel="00000000" w:rsidP="00000000" w:rsidRDefault="00000000" w:rsidRPr="00000000" w14:paraId="0000013E">
      <w:pPr>
        <w:spacing w:after="280" w:before="280" w:line="276"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4.2 Pembahasan</w:t>
      </w:r>
    </w:p>
    <w:p w:rsidR="00000000" w:rsidDel="00000000" w:rsidP="00000000" w:rsidRDefault="00000000" w:rsidRPr="00000000" w14:paraId="0000013F">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Hasil penelitian yang disajikan pada tabel 4.2 menunjukkan bahwa dapat disimpulkan bahwa nanas terbukti bisa  membersihkan karat.</w:t>
      </w:r>
    </w:p>
    <w:p w:rsidR="00000000" w:rsidDel="00000000" w:rsidP="00000000" w:rsidRDefault="00000000" w:rsidRPr="00000000" w14:paraId="00000140">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tabs>
          <w:tab w:val="right" w:pos="9016"/>
        </w:tabs>
        <w:spacing w:after="10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4A">
      <w:pPr>
        <w:tabs>
          <w:tab w:val="right" w:pos="9016"/>
        </w:tabs>
        <w:spacing w:after="10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4B">
      <w:pPr>
        <w:tabs>
          <w:tab w:val="right" w:pos="9016"/>
        </w:tabs>
        <w:spacing w:after="10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BAB 5</w:t>
      </w:r>
    </w:p>
    <w:p w:rsidR="00000000" w:rsidDel="00000000" w:rsidP="00000000" w:rsidRDefault="00000000" w:rsidRPr="00000000" w14:paraId="0000014C">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SIMPULAN DAN REKOMENDASI</w:t>
      </w:r>
    </w:p>
    <w:p w:rsidR="00000000" w:rsidDel="00000000" w:rsidP="00000000" w:rsidRDefault="00000000" w:rsidRPr="00000000" w14:paraId="0000014D">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5.1 Kesimpulan </w:t>
      </w:r>
    </w:p>
    <w:p w:rsidR="00000000" w:rsidDel="00000000" w:rsidP="00000000" w:rsidRDefault="00000000" w:rsidRPr="00000000" w14:paraId="0000014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Dari hasil penelitian yang telah para peneliti lakukan tentang pembuktian peran nanas pada tingkat korosifitas paku, maka dapat disimpulkan bahwa:</w:t>
      </w:r>
    </w:p>
    <w:p w:rsidR="00000000" w:rsidDel="00000000" w:rsidP="00000000" w:rsidRDefault="00000000" w:rsidRPr="00000000" w14:paraId="0000014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Larutan Nanas terbukti dapat mengurangi pengkaratan pada suatu besi</w:t>
      </w:r>
    </w:p>
    <w:p w:rsidR="00000000" w:rsidDel="00000000" w:rsidP="00000000" w:rsidRDefault="00000000" w:rsidRPr="00000000" w14:paraId="0000015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Larutan Nanas terbukti aman dan tidak merusak kulit</w:t>
      </w:r>
    </w:p>
    <w:p w:rsidR="00000000" w:rsidDel="00000000" w:rsidP="00000000" w:rsidRDefault="00000000" w:rsidRPr="00000000" w14:paraId="0000015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5.2 Saran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Setelah selesai melakukan penelitian dengan judul “</w:t>
      </w:r>
      <w:r w:rsidDel="00000000" w:rsidR="00000000" w:rsidRPr="00000000">
        <w:rPr>
          <w:rFonts w:ascii="Times New Roman" w:cs="Times New Roman" w:eastAsia="Times New Roman" w:hAnsi="Times New Roman"/>
          <w:b w:val="1"/>
          <w:sz w:val="24"/>
          <w:szCs w:val="24"/>
          <w:rtl w:val="0"/>
        </w:rPr>
        <w:t xml:space="preserve">PENGGUNAAN NANAS SEBAGAI ALAT PEMBERSIH BESI DARI KARAT / KOROSI</w:t>
      </w:r>
      <w:r w:rsidDel="00000000" w:rsidR="00000000" w:rsidRPr="00000000">
        <w:rPr>
          <w:rFonts w:ascii="Times New Roman" w:cs="Times New Roman" w:eastAsia="Times New Roman" w:hAnsi="Times New Roman"/>
          <w:sz w:val="24"/>
          <w:szCs w:val="24"/>
          <w:rtl w:val="0"/>
        </w:rPr>
        <w:t xml:space="preserve">”, peneliti berharap penelitian ini dapat terus dikembangkan kedepannya. Maka dari itu, peneliti menyarankan beberapa hal berikut:</w:t>
      </w:r>
    </w:p>
    <w:p w:rsidR="00000000" w:rsidDel="00000000" w:rsidP="00000000" w:rsidRDefault="00000000" w:rsidRPr="00000000" w14:paraId="0000015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Mengembangkan penelitian ini dengan menggunakan variabel-variabel tertentu yang lebih variatif.</w:t>
      </w:r>
    </w:p>
    <w:p w:rsidR="00000000" w:rsidDel="00000000" w:rsidP="00000000" w:rsidRDefault="00000000" w:rsidRPr="00000000" w14:paraId="0000015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Mengembangkan penelitian dengan menggunakan metode dan instrumen penelitian yang lebih memadai.</w:t>
      </w:r>
    </w:p>
    <w:p w:rsidR="00000000" w:rsidDel="00000000" w:rsidP="00000000" w:rsidRDefault="00000000" w:rsidRPr="00000000" w14:paraId="0000015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Memperhatikan </w:t>
      </w:r>
      <w:r w:rsidDel="00000000" w:rsidR="00000000" w:rsidRPr="00000000">
        <w:rPr>
          <w:rFonts w:ascii="Times New Roman" w:cs="Times New Roman" w:eastAsia="Times New Roman" w:hAnsi="Times New Roman"/>
          <w:b w:val="1"/>
          <w:sz w:val="24"/>
          <w:szCs w:val="24"/>
          <w:rtl w:val="0"/>
        </w:rPr>
        <w:t xml:space="preserve">waktu</w:t>
      </w:r>
      <w:r w:rsidDel="00000000" w:rsidR="00000000" w:rsidRPr="00000000">
        <w:rPr>
          <w:rFonts w:ascii="Times New Roman" w:cs="Times New Roman" w:eastAsia="Times New Roman" w:hAnsi="Times New Roman"/>
          <w:sz w:val="24"/>
          <w:szCs w:val="24"/>
          <w:rtl w:val="0"/>
        </w:rPr>
        <w:t xml:space="preserve"> dalam pengerjaan agar hasilnya lebih maksimal.</w:t>
      </w:r>
    </w:p>
    <w:p w:rsidR="00000000" w:rsidDel="00000000" w:rsidP="00000000" w:rsidRDefault="00000000" w:rsidRPr="00000000" w14:paraId="0000015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Menggunakan karya tulis ilmiah ini sebagai sumber referensi untuk penelitian yang lainnya.</w:t>
      </w:r>
    </w:p>
    <w:p w:rsidR="00000000" w:rsidDel="00000000" w:rsidP="00000000" w:rsidRDefault="00000000" w:rsidRPr="00000000" w14:paraId="00000158">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59">
      <w:pPr>
        <w:shd w:fill="ffffff" w:val="clear"/>
        <w:spacing w:after="100" w:before="100" w:line="360" w:lineRule="auto"/>
        <w:jc w:val="both"/>
        <w:rPr>
          <w:b w:val="1"/>
          <w:color w:val="202122"/>
          <w:sz w:val="24"/>
          <w:szCs w:val="24"/>
        </w:rPr>
      </w:pPr>
      <w:r w:rsidDel="00000000" w:rsidR="00000000" w:rsidRPr="00000000">
        <w:rPr>
          <w:rtl w:val="0"/>
        </w:rPr>
      </w:r>
    </w:p>
    <w:p w:rsidR="00000000" w:rsidDel="00000000" w:rsidP="00000000" w:rsidRDefault="00000000" w:rsidRPr="00000000" w14:paraId="0000015A">
      <w:pPr>
        <w:spacing w:line="360" w:lineRule="auto"/>
        <w:rPr>
          <w:sz w:val="24"/>
          <w:szCs w:val="24"/>
        </w:rPr>
      </w:pPr>
      <w:r w:rsidDel="00000000" w:rsidR="00000000" w:rsidRPr="00000000">
        <w:rPr>
          <w:rtl w:val="0"/>
        </w:rPr>
      </w:r>
    </w:p>
    <w:p w:rsidR="00000000" w:rsidDel="00000000" w:rsidP="00000000" w:rsidRDefault="00000000" w:rsidRPr="00000000" w14:paraId="0000015B">
      <w:pPr>
        <w:spacing w:line="360" w:lineRule="auto"/>
        <w:jc w:val="center"/>
        <w:rPr>
          <w:b w:val="1"/>
          <w:sz w:val="32"/>
          <w:szCs w:val="32"/>
        </w:rPr>
      </w:pPr>
      <w:r w:rsidDel="00000000" w:rsidR="00000000" w:rsidRPr="00000000">
        <w:rPr>
          <w:rtl w:val="0"/>
        </w:rPr>
      </w:r>
    </w:p>
    <w:p w:rsidR="00000000" w:rsidDel="00000000" w:rsidP="00000000" w:rsidRDefault="00000000" w:rsidRPr="00000000" w14:paraId="0000015C">
      <w:pPr>
        <w:spacing w:line="360" w:lineRule="auto"/>
        <w:rPr>
          <w:sz w:val="24"/>
          <w:szCs w:val="24"/>
        </w:rPr>
      </w:pPr>
      <w:r w:rsidDel="00000000" w:rsidR="00000000" w:rsidRPr="00000000">
        <w:rPr>
          <w:rtl w:val="0"/>
        </w:rPr>
      </w:r>
    </w:p>
    <w:p w:rsidR="00000000" w:rsidDel="00000000" w:rsidP="00000000" w:rsidRDefault="00000000" w:rsidRPr="00000000" w14:paraId="0000015D">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5E">
      <w:pPr>
        <w:rPr>
          <w:sz w:val="24"/>
          <w:szCs w:val="24"/>
        </w:rPr>
      </w:pPr>
      <w:r w:rsidDel="00000000" w:rsidR="00000000" w:rsidRPr="00000000">
        <w:rPr>
          <w:sz w:val="24"/>
          <w:szCs w:val="24"/>
          <w:rtl w:val="0"/>
        </w:rPr>
        <w:t xml:space="preserve"> </w:t>
      </w:r>
    </w:p>
    <w:p w:rsidR="00000000" w:rsidDel="00000000" w:rsidP="00000000" w:rsidRDefault="00000000" w:rsidRPr="00000000" w14:paraId="0000015F">
      <w:pPr>
        <w:rPr>
          <w:sz w:val="24"/>
          <w:szCs w:val="24"/>
        </w:rPr>
      </w:pPr>
      <w:r w:rsidDel="00000000" w:rsidR="00000000" w:rsidRPr="00000000">
        <w:rPr>
          <w:rtl w:val="0"/>
        </w:rPr>
      </w:r>
    </w:p>
    <w:p w:rsidR="00000000" w:rsidDel="00000000" w:rsidP="00000000" w:rsidRDefault="00000000" w:rsidRPr="00000000" w14:paraId="00000160">
      <w:pPr>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61">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62">
      <w:pPr>
        <w:jc w:val="center"/>
        <w:rPr>
          <w:sz w:val="24"/>
          <w:szCs w:val="24"/>
        </w:rPr>
      </w:pPr>
      <w:r w:rsidDel="00000000" w:rsidR="00000000" w:rsidRPr="00000000">
        <w:rPr>
          <w:rFonts w:ascii="Times New Roman" w:cs="Times New Roman" w:eastAsia="Times New Roman" w:hAnsi="Times New Roman"/>
          <w:b w:val="1"/>
          <w:sz w:val="32"/>
          <w:szCs w:val="32"/>
          <w:rtl w:val="0"/>
        </w:rPr>
        <w:t xml:space="preserve">DAFTAR PUSTAKA</w:t>
      </w:r>
      <w:r w:rsidDel="00000000" w:rsidR="00000000" w:rsidRPr="00000000">
        <w:rPr>
          <w:rtl w:val="0"/>
        </w:rPr>
      </w:r>
    </w:p>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https://kbbi.web.id/korosi</w:t>
      </w: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https://id.wikipedia.org/wiki/Karat</w:t>
      </w:r>
      <w:r w:rsidDel="00000000" w:rsidR="00000000" w:rsidRPr="00000000">
        <w:rPr>
          <w:rtl w:val="0"/>
        </w:rPr>
      </w:r>
    </w:p>
    <w:p w:rsidR="00000000" w:rsidDel="00000000" w:rsidP="00000000" w:rsidRDefault="00000000" w:rsidRPr="00000000" w14:paraId="000001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https://www.merdeka.com/jabar/4-fakta-nanas-simadu-subang-jadi-ikon-hingga-banyak-diburu-karena-manisnya.html</w:t>
      </w:r>
      <w:r w:rsidDel="00000000" w:rsidR="00000000" w:rsidRPr="00000000">
        <w:rPr>
          <w:rtl w:val="0"/>
        </w:rPr>
      </w:r>
    </w:p>
    <w:p w:rsidR="00000000" w:rsidDel="00000000" w:rsidP="00000000" w:rsidRDefault="00000000" w:rsidRPr="00000000" w14:paraId="000001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https://id.wikipedia.org/wiki/Nanas</w:t>
      </w:r>
    </w:p>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http://repository.unimar-amni.ac.id/2580/1/BAB%202.pdf</w:t>
      </w:r>
    </w:p>
    <w:p w:rsidR="00000000" w:rsidDel="00000000" w:rsidP="00000000" w:rsidRDefault="00000000" w:rsidRPr="00000000" w14:paraId="000001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http://eprints.undip.ac.id/41607/2/BAB_I.pdf</w:t>
      </w:r>
    </w:p>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Dimarzio, G., Setyowati, L. A., Sani, S., &amp; Astuti, D. H. (2020). Aplikasi Kulit Buah Nanas Sebagai Inhibitor Korosi pada Baja di Lingkungan NaCl 3, 5%. </w:t>
      </w:r>
      <w:r w:rsidDel="00000000" w:rsidR="00000000" w:rsidRPr="00000000">
        <w:rPr>
          <w:rFonts w:ascii="Times New Roman" w:cs="Times New Roman" w:eastAsia="Times New Roman" w:hAnsi="Times New Roman"/>
          <w:i w:val="1"/>
          <w:color w:val="222222"/>
          <w:sz w:val="24"/>
          <w:szCs w:val="24"/>
          <w:highlight w:val="white"/>
          <w:rtl w:val="0"/>
        </w:rPr>
        <w:t xml:space="preserve">ChemPro</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i w:val="1"/>
          <w:color w:val="222222"/>
          <w:sz w:val="24"/>
          <w:szCs w:val="24"/>
          <w:highlight w:val="white"/>
          <w:rtl w:val="0"/>
        </w:rPr>
        <w:t xml:space="preserve">1</w:t>
      </w:r>
      <w:r w:rsidDel="00000000" w:rsidR="00000000" w:rsidRPr="00000000">
        <w:rPr>
          <w:rFonts w:ascii="Times New Roman" w:cs="Times New Roman" w:eastAsia="Times New Roman" w:hAnsi="Times New Roman"/>
          <w:color w:val="222222"/>
          <w:sz w:val="24"/>
          <w:szCs w:val="24"/>
          <w:highlight w:val="white"/>
          <w:rtl w:val="0"/>
        </w:rPr>
        <w:t xml:space="preserve">(02), 39-44.</w:t>
      </w:r>
      <w:r w:rsidDel="00000000" w:rsidR="00000000" w:rsidRPr="00000000">
        <w:rPr>
          <w:rtl w:val="0"/>
        </w:rPr>
      </w:r>
    </w:p>
    <w:p w:rsidR="00000000" w:rsidDel="00000000" w:rsidP="00000000" w:rsidRDefault="00000000" w:rsidRPr="00000000" w14:paraId="0000016B">
      <w:pPr>
        <w:rPr>
          <w:rFonts w:ascii="Times New Roman" w:cs="Times New Roman" w:eastAsia="Times New Roman" w:hAnsi="Times New Roman"/>
          <w:sz w:val="24"/>
          <w:szCs w:val="24"/>
        </w:rPr>
      </w:pPr>
      <w:r w:rsidDel="00000000" w:rsidR="00000000" w:rsidRPr="00000000">
        <w:rPr>
          <w:rFonts w:ascii="Arial" w:cs="Arial" w:eastAsia="Arial" w:hAnsi="Arial"/>
          <w:color w:val="222222"/>
          <w:sz w:val="20"/>
          <w:szCs w:val="20"/>
          <w:highlight w:val="white"/>
          <w:rtl w:val="0"/>
        </w:rPr>
        <w:t xml:space="preserve">I</w:t>
      </w:r>
      <w:r w:rsidDel="00000000" w:rsidR="00000000" w:rsidRPr="00000000">
        <w:rPr>
          <w:rFonts w:ascii="Times New Roman" w:cs="Times New Roman" w:eastAsia="Times New Roman" w:hAnsi="Times New Roman"/>
          <w:color w:val="222222"/>
          <w:sz w:val="24"/>
          <w:szCs w:val="24"/>
          <w:highlight w:val="white"/>
          <w:rtl w:val="0"/>
        </w:rPr>
        <w:t xml:space="preserve">maningtyastuti, Imaningtyastuti, Dr Bayuseno, and Ir AP. "ANALISA LAJU KOROSI SAMBUNGAN LAS PIPA STAINLESS STEEL 316 PADA KONDENSOR DI DALAM MEDIA LARUTAN NaCl." PhD diss., Mechanical Engineering Department, Faculty Engineering of Diponegoro University, 2013.</w:t>
      </w:r>
      <w:r w:rsidDel="00000000" w:rsidR="00000000" w:rsidRPr="00000000">
        <w:rPr>
          <w:rtl w:val="0"/>
        </w:rPr>
      </w:r>
    </w:p>
    <w:p w:rsidR="00000000" w:rsidDel="00000000" w:rsidP="00000000" w:rsidRDefault="00000000" w:rsidRPr="00000000" w14:paraId="0000016C">
      <w:pPr>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6D">
      <w:pPr>
        <w:rPr>
          <w:sz w:val="24"/>
          <w:szCs w:val="24"/>
        </w:rPr>
      </w:pPr>
      <w:r w:rsidDel="00000000" w:rsidR="00000000" w:rsidRPr="00000000">
        <w:rPr>
          <w:rtl w:val="0"/>
        </w:rPr>
      </w:r>
    </w:p>
    <w:sectPr>
      <w:headerReference r:id="rId8" w:type="default"/>
      <w:footerReference r:id="rId9" w:type="default"/>
      <w:footerReference r:id="rId10" w:type="first"/>
      <w:pgSz w:h="16838" w:w="11906" w:orient="portrait"/>
      <w:pgMar w:bottom="1701" w:top="2268" w:left="2268" w:right="1701" w:header="709" w:footer="709"/>
      <w:pgNumType w:start="7"/>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73">
    <w:pPr>
      <w:rPr/>
    </w:pPr>
    <w:r w:rsidDel="00000000" w:rsidR="00000000" w:rsidRPr="00000000">
      <w:rPr>
        <w:rFonts w:ascii="Times New Roman" w:cs="Times New Roman" w:eastAsia="Times New Roman" w:hAnsi="Times New Roman"/>
        <w:rtl w:val="0"/>
      </w:rPr>
      <w:t xml:space="preserve">                                                                 i</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7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rFonts w:ascii="Courier New" w:cs="Courier New" w:eastAsia="Courier New" w:hAnsi="Courier New"/>
      </w:rPr>
    </w:lvl>
    <w:lvl w:ilvl="2">
      <w:start w:val="1"/>
      <w:numFmt w:val="lowerRoman"/>
      <w:lvlText w:val="%3."/>
      <w:lvlJc w:val="right"/>
      <w:pPr>
        <w:ind w:left="2160" w:hanging="360"/>
      </w:pPr>
      <w:rPr>
        <w:rFonts w:ascii="Noto Sans Symbols" w:cs="Noto Sans Symbols" w:eastAsia="Noto Sans Symbols" w:hAnsi="Noto Sans Symbols"/>
      </w:rPr>
    </w:lvl>
    <w:lvl w:ilvl="3">
      <w:start w:val="1"/>
      <w:numFmt w:val="decimal"/>
      <w:lvlText w:val="%4."/>
      <w:lvlJc w:val="left"/>
      <w:pPr>
        <w:ind w:left="2880" w:hanging="360"/>
      </w:pPr>
      <w:rPr>
        <w:rFonts w:ascii="Noto Sans Symbols" w:cs="Noto Sans Symbols" w:eastAsia="Noto Sans Symbols" w:hAnsi="Noto Sans Symbols"/>
      </w:rPr>
    </w:lvl>
    <w:lvl w:ilvl="4">
      <w:start w:val="1"/>
      <w:numFmt w:val="lowerLetter"/>
      <w:lvlText w:val="%5."/>
      <w:lvlJc w:val="left"/>
      <w:pPr>
        <w:ind w:left="3600" w:hanging="360"/>
      </w:pPr>
      <w:rPr>
        <w:rFonts w:ascii="Courier New" w:cs="Courier New" w:eastAsia="Courier New" w:hAnsi="Courier New"/>
      </w:rPr>
    </w:lvl>
    <w:lvl w:ilvl="5">
      <w:start w:val="1"/>
      <w:numFmt w:val="lowerRoman"/>
      <w:lvlText w:val="%6."/>
      <w:lvlJc w:val="right"/>
      <w:pPr>
        <w:ind w:left="4320" w:hanging="360"/>
      </w:pPr>
      <w:rPr>
        <w:rFonts w:ascii="Noto Sans Symbols" w:cs="Noto Sans Symbols" w:eastAsia="Noto Sans Symbols" w:hAnsi="Noto Sans Symbols"/>
      </w:rPr>
    </w:lvl>
    <w:lvl w:ilvl="6">
      <w:start w:val="1"/>
      <w:numFmt w:val="decimal"/>
      <w:lvlText w:val="%7."/>
      <w:lvlJc w:val="left"/>
      <w:pPr>
        <w:ind w:left="5040" w:hanging="360"/>
      </w:pPr>
      <w:rPr>
        <w:rFonts w:ascii="Noto Sans Symbols" w:cs="Noto Sans Symbols" w:eastAsia="Noto Sans Symbols" w:hAnsi="Noto Sans Symbols"/>
      </w:rPr>
    </w:lvl>
    <w:lvl w:ilvl="7">
      <w:start w:val="1"/>
      <w:numFmt w:val="lowerLetter"/>
      <w:lvlText w:val="%8."/>
      <w:lvlJc w:val="left"/>
      <w:pPr>
        <w:ind w:left="5760" w:hanging="360"/>
      </w:pPr>
      <w:rPr>
        <w:rFonts w:ascii="Courier New" w:cs="Courier New" w:eastAsia="Courier New" w:hAnsi="Courier New"/>
      </w:rPr>
    </w:lvl>
    <w:lvl w:ilvl="8">
      <w:start w:val="1"/>
      <w:numFmt w:val="lowerRoman"/>
      <w:lvlText w:val="%9."/>
      <w:lvlJc w:val="righ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360" w:hanging="360"/>
      </w:pPr>
      <w:rPr/>
    </w:lvl>
    <w:lvl w:ilvl="1">
      <w:start w:val="4"/>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5">
    <w:lvl w:ilvl="0">
      <w:start w:val="1"/>
      <w:numFmt w:val="decimal"/>
      <w:lvlText w:val="%1"/>
      <w:lvlJc w:val="left"/>
      <w:pPr>
        <w:ind w:left="375" w:hanging="375"/>
      </w:pPr>
      <w:rPr/>
    </w:lvl>
    <w:lvl w:ilvl="1">
      <w:start w:val="1"/>
      <w:numFmt w:val="decimal"/>
      <w:lvlText w:val="%1.%2"/>
      <w:lvlJc w:val="left"/>
      <w:pPr>
        <w:ind w:left="375" w:hanging="375"/>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id"/>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7">
    <w:name w:val="heading 7"/>
    <w:basedOn w:val="Normal"/>
    <w:next w:val="Normal"/>
    <w:link w:val="Heading7Char"/>
    <w:uiPriority w:val="9"/>
    <w:unhideWhenUsed w:val="1"/>
    <w:qFormat w:val="1"/>
    <w:rsid w:val="00CA2911"/>
    <w:pPr>
      <w:keepNext w:val="1"/>
      <w:keepLines w:val="1"/>
      <w:spacing w:after="0" w:before="40"/>
      <w:outlineLvl w:val="6"/>
    </w:pPr>
    <w:rPr>
      <w:rFonts w:ascii="Times New Roman" w:hAnsi="Times New Roman" w:cstheme="majorBidi" w:eastAsiaTheme="majorEastAsia"/>
      <w:b w:val="1"/>
      <w:iCs w:val="1"/>
      <w:sz w:val="2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aliases w:val="Body of text,Colorful List - Accent 11,List Paragraph1"/>
    <w:basedOn w:val="Normal"/>
    <w:link w:val="ListParagraphChar"/>
    <w:uiPriority w:val="34"/>
    <w:qFormat w:val="1"/>
    <w:rsid w:val="00495AD8"/>
    <w:pPr>
      <w:ind w:left="720"/>
      <w:contextualSpacing w:val="1"/>
    </w:pPr>
  </w:style>
  <w:style w:type="character" w:styleId="ListParagraphChar" w:customStyle="1">
    <w:name w:val="List Paragraph Char"/>
    <w:aliases w:val="Body of text Char,Colorful List - Accent 11 Char,List Paragraph1 Char"/>
    <w:link w:val="ListParagraph"/>
    <w:uiPriority w:val="34"/>
    <w:locked w:val="1"/>
    <w:rsid w:val="00CD1B20"/>
  </w:style>
  <w:style w:type="character" w:styleId="apple-converted-space" w:customStyle="1">
    <w:name w:val="apple-converted-space"/>
    <w:basedOn w:val="DefaultParagraphFont"/>
    <w:rsid w:val="00185424"/>
  </w:style>
  <w:style w:type="character" w:styleId="Hyperlink">
    <w:name w:val="Hyperlink"/>
    <w:basedOn w:val="DefaultParagraphFont"/>
    <w:uiPriority w:val="99"/>
    <w:unhideWhenUsed w:val="1"/>
    <w:rsid w:val="00185424"/>
    <w:rPr>
      <w:color w:val="0000ff"/>
      <w:u w:val="single"/>
    </w:rPr>
  </w:style>
  <w:style w:type="character" w:styleId="Heading7Char" w:customStyle="1">
    <w:name w:val="Heading 7 Char"/>
    <w:basedOn w:val="DefaultParagraphFont"/>
    <w:link w:val="Heading7"/>
    <w:uiPriority w:val="9"/>
    <w:rsid w:val="00CA2911"/>
    <w:rPr>
      <w:rFonts w:ascii="Times New Roman" w:hAnsi="Times New Roman" w:cstheme="majorBidi" w:eastAsiaTheme="majorEastAsia"/>
      <w:b w:val="1"/>
      <w:iCs w:val="1"/>
      <w:sz w:val="28"/>
    </w:rPr>
  </w:style>
  <w:style w:type="paragraph" w:styleId="TOC1">
    <w:name w:val="toc 1"/>
    <w:basedOn w:val="Normal"/>
    <w:next w:val="Normal"/>
    <w:uiPriority w:val="39"/>
    <w:unhideWhenUsed w:val="1"/>
    <w:rsid w:val="00CA2911"/>
    <w:pPr>
      <w:spacing w:after="100"/>
    </w:pPr>
    <w:rPr>
      <w:rFonts w:ascii="Calibri" w:cs="Calibri" w:eastAsia="Calibri" w:hAnsi="Calibri"/>
    </w:rPr>
  </w:style>
  <w:style w:type="paragraph" w:styleId="Header">
    <w:name w:val="header"/>
    <w:basedOn w:val="Normal"/>
    <w:link w:val="HeaderChar"/>
    <w:uiPriority w:val="99"/>
    <w:unhideWhenUsed w:val="1"/>
    <w:rsid w:val="00CA2911"/>
    <w:pPr>
      <w:tabs>
        <w:tab w:val="center" w:pos="4680"/>
        <w:tab w:val="right" w:pos="9360"/>
      </w:tabs>
      <w:spacing w:after="0" w:line="240" w:lineRule="auto"/>
    </w:pPr>
  </w:style>
  <w:style w:type="character" w:styleId="HeaderChar" w:customStyle="1">
    <w:name w:val="Header Char"/>
    <w:basedOn w:val="DefaultParagraphFont"/>
    <w:link w:val="Header"/>
    <w:uiPriority w:val="99"/>
    <w:rsid w:val="00CA2911"/>
  </w:style>
  <w:style w:type="paragraph" w:styleId="Footer">
    <w:name w:val="footer"/>
    <w:basedOn w:val="Normal"/>
    <w:link w:val="FooterChar"/>
    <w:uiPriority w:val="99"/>
    <w:unhideWhenUsed w:val="1"/>
    <w:rsid w:val="00CA2911"/>
    <w:pPr>
      <w:tabs>
        <w:tab w:val="center" w:pos="4680"/>
        <w:tab w:val="right" w:pos="9360"/>
      </w:tabs>
      <w:spacing w:after="0" w:line="240" w:lineRule="auto"/>
    </w:pPr>
  </w:style>
  <w:style w:type="character" w:styleId="FooterChar" w:customStyle="1">
    <w:name w:val="Footer Char"/>
    <w:basedOn w:val="DefaultParagraphFont"/>
    <w:link w:val="Footer"/>
    <w:uiPriority w:val="99"/>
    <w:rsid w:val="00CA291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mVJohcHXLkRxy3wMCfKazK2yTAQ==">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2022-08-25T07:20:00Z</dcterms:created>
  <dc:creator>Student</dc:creator>
</cp:coreProperties>
</file>